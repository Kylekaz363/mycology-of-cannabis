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sz w:val="22"/>
          <w:szCs w:val="22"/>
          <w:rtl w:val="0"/>
        </w:rPr>
        <w:t xml:space="preserve">Chapter </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02">
      <w:pPr>
        <w:pageBreakBefore w:val="0"/>
        <w:jc w:val="center"/>
        <w:rPr/>
      </w:pPr>
      <w:bookmarkStart w:colFirst="0" w:colLast="0" w:name="_heading=h.gjdgxs" w:id="0"/>
      <w:bookmarkEnd w:id="0"/>
      <w:r w:rsidDel="00000000" w:rsidR="00000000" w:rsidRPr="00000000">
        <w:rPr>
          <w:b w:val="1"/>
          <w:color w:val="000000"/>
          <w:sz w:val="22"/>
          <w:szCs w:val="22"/>
          <w:rtl w:val="0"/>
        </w:rPr>
        <w:t xml:space="preserve">Fungal Growth</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This chapter will describe how fungi can grow and obtain nutrients from the surrounding environment. Fungi are unique organisms that have features not found elsewhere in biology. Therefor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5">
      <w:pPr>
        <w:pageBreakBefore w:val="0"/>
        <w:spacing w:line="480" w:lineRule="auto"/>
        <w:ind w:firstLine="720"/>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w:t>
      </w:r>
      <w:r w:rsidDel="00000000" w:rsidR="00000000" w:rsidRPr="00000000">
        <w:rPr>
          <w:rtl w:val="0"/>
        </w:rPr>
        <w:t xml:space="preserve">individual</w:t>
      </w:r>
      <w:r w:rsidDel="00000000" w:rsidR="00000000" w:rsidRPr="00000000">
        <w:rPr>
          <w:color w:val="000000"/>
          <w:rtl w:val="0"/>
        </w:rPr>
        <w:t xml:space="preserve">). The mycelium is the vegetative body of the fungus and is the necessary form for the filamentous fungi to collect nutrients and water (see Fig. 1). </w:t>
      </w:r>
      <w:r w:rsidDel="00000000" w:rsidR="00000000" w:rsidRPr="00000000">
        <w:rPr>
          <w:rtl w:val="0"/>
        </w:rPr>
        <w:t xml:space="preserve">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sz w:val="22"/>
          <w:szCs w:val="22"/>
        </w:rPr>
        <w:drawing>
          <wp:inline distB="0" distT="0" distL="0" distR="0">
            <wp:extent cx="4140200" cy="3263900"/>
            <wp:effectExtent b="0" l="0" r="0" t="0"/>
            <wp:docPr descr="mage result for hyphae vs mycelium diagram" id="33" name="image6.jpg"/>
            <a:graphic>
              <a:graphicData uri="http://schemas.openxmlformats.org/drawingml/2006/picture">
                <pic:pic>
                  <pic:nvPicPr>
                    <pic:cNvPr descr="mage result for hyphae vs mycelium diagram" id="0" name="image6.jpg"/>
                    <pic:cNvPicPr preferRelativeResize="0"/>
                  </pic:nvPicPr>
                  <pic:blipFill>
                    <a:blip r:embed="rId9"/>
                    <a:srcRect b="0" l="0" r="0" t="0"/>
                    <a:stretch>
                      <a:fillRect/>
                    </a:stretch>
                  </pic:blipFill>
                  <pic:spPr>
                    <a:xfrm>
                      <a:off x="0" y="0"/>
                      <a:ext cx="4140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    Figure 3.1. Mycelium comprises the totality of individual hyphal strands from a single fungus. Mycelium grows around and through food sources, such as the decomposing wood chips pictured. Once the proper environmental cues are received, mycelium begins to coalesce into tightly packed structures which will grow into mushrooms. The mushrooms are the part of the fungus that bear the reproductive structure where spores will be produced via meiosis. (</w:t>
      </w:r>
      <w:hyperlink r:id="rId10">
        <w:r w:rsidDel="00000000" w:rsidR="00000000" w:rsidRPr="00000000">
          <w:rPr>
            <w:color w:val="1155cc"/>
            <w:u w:val="single"/>
            <w:rtl w:val="0"/>
          </w:rPr>
          <w:t xml:space="preserve">http://biology-pictures.blogspot.com/</w:t>
        </w:r>
      </w:hyperlink>
      <w:r w:rsidDel="00000000" w:rsidR="00000000" w:rsidRPr="00000000">
        <w:rPr>
          <w:rtl w:val="0"/>
        </w:rPr>
        <w:t xml:space="preserve">)</w:t>
      </w:r>
    </w:p>
    <w:p w:rsidR="00000000" w:rsidDel="00000000" w:rsidP="00000000" w:rsidRDefault="00000000" w:rsidRPr="00000000" w14:paraId="0000000B">
      <w:pPr>
        <w:pageBreakBefore w:val="0"/>
        <w:spacing w:line="480" w:lineRule="auto"/>
        <w:ind w:firstLine="720"/>
        <w:rPr/>
      </w:pPr>
      <w:r w:rsidDel="00000000" w:rsidR="00000000" w:rsidRPr="00000000">
        <w:rPr>
          <w:rtl w:val="0"/>
        </w:rPr>
      </w:r>
    </w:p>
    <w:p w:rsidR="00000000" w:rsidDel="00000000" w:rsidP="00000000" w:rsidRDefault="00000000" w:rsidRPr="00000000" w14:paraId="0000000C">
      <w:pPr>
        <w:pageBreakBefore w:val="0"/>
        <w:spacing w:line="480" w:lineRule="auto"/>
        <w:ind w:firstLine="720"/>
        <w:rPr/>
      </w:pPr>
      <w:r w:rsidDel="00000000" w:rsidR="00000000" w:rsidRPr="00000000">
        <w:rPr>
          <w:color w:val="000000"/>
          <w:rtl w:val="0"/>
        </w:rPr>
        <w:t xml:space="preserve">Yeast forms </w:t>
      </w:r>
      <w:r w:rsidDel="00000000" w:rsidR="00000000" w:rsidRPr="00000000">
        <w:rPr>
          <w:rtl w:val="0"/>
        </w:rPr>
        <w:t xml:space="preserve">exist</w:t>
      </w:r>
      <w:r w:rsidDel="00000000" w:rsidR="00000000" w:rsidRPr="00000000">
        <w:rPr>
          <w:color w:val="000000"/>
          <w:rtl w:val="0"/>
        </w:rPr>
        <w:t xml:space="preserve"> </w:t>
      </w:r>
      <w:r w:rsidDel="00000000" w:rsidR="00000000" w:rsidRPr="00000000">
        <w:rPr>
          <w:rtl w:val="0"/>
        </w:rPr>
        <w:t xml:space="preserve">as single</w:t>
      </w:r>
      <w:r w:rsidDel="00000000" w:rsidR="00000000" w:rsidRPr="00000000">
        <w:rPr>
          <w:color w:val="000000"/>
          <w:rtl w:val="0"/>
        </w:rPr>
        <w:t xml:space="preserve"> cells </w:t>
      </w:r>
      <w:r w:rsidDel="00000000" w:rsidR="00000000" w:rsidRPr="00000000">
        <w:rPr>
          <w:rtl w:val="0"/>
        </w:rPr>
        <w:t xml:space="preserve">that</w:t>
      </w:r>
      <w:r w:rsidDel="00000000" w:rsidR="00000000" w:rsidRPr="00000000">
        <w:rPr>
          <w:color w:val="000000"/>
          <w:rtl w:val="0"/>
        </w:rPr>
        <w:t xml:space="preserve"> replicate via budding or fission, creating</w:t>
      </w:r>
      <w:r w:rsidDel="00000000" w:rsidR="00000000" w:rsidRPr="00000000">
        <w:rPr>
          <w:rtl w:val="0"/>
        </w:rPr>
        <w:t xml:space="preserve"> two</w:t>
      </w:r>
      <w:r w:rsidDel="00000000" w:rsidR="00000000" w:rsidRPr="00000000">
        <w:rPr>
          <w:color w:val="000000"/>
          <w:rtl w:val="0"/>
        </w:rPr>
        <w:t xml:space="preserve"> exact genetic cop</w:t>
      </w:r>
      <w:r w:rsidDel="00000000" w:rsidR="00000000" w:rsidRPr="00000000">
        <w:rPr>
          <w:rtl w:val="0"/>
        </w:rPr>
        <w:t xml:space="preserve">ies</w:t>
      </w:r>
      <w:r w:rsidDel="00000000" w:rsidR="00000000" w:rsidRPr="00000000">
        <w:rPr>
          <w:color w:val="000000"/>
          <w:rtl w:val="0"/>
        </w:rPr>
        <w:t xml:space="preserve"> of itself from a sin</w:t>
      </w:r>
      <w:r w:rsidDel="00000000" w:rsidR="00000000" w:rsidRPr="00000000">
        <w:rPr>
          <w:rtl w:val="0"/>
        </w:rPr>
        <w:t xml:space="preserve">gle mother cell</w:t>
      </w:r>
      <w:r w:rsidDel="00000000" w:rsidR="00000000" w:rsidRPr="00000000">
        <w:rPr>
          <w:color w:val="000000"/>
          <w:rtl w:val="0"/>
        </w:rPr>
        <w:t xml:space="preserve">. </w:t>
      </w:r>
      <w:r w:rsidDel="00000000" w:rsidR="00000000" w:rsidRPr="00000000">
        <w:rPr>
          <w:rtl w:val="0"/>
        </w:rPr>
        <w:t xml:space="preserve">In this way, vegetative growth in yeast is characterized by asexual reproduction of individual cells, rather than growth of a single contiguous hyphal body. Many y</w:t>
      </w:r>
      <w:r w:rsidDel="00000000" w:rsidR="00000000" w:rsidRPr="00000000">
        <w:rPr>
          <w:color w:val="000000"/>
          <w:rtl w:val="0"/>
        </w:rPr>
        <w:t xml:space="preserve">east can also reproduce via sexual replication. </w:t>
      </w:r>
      <w:r w:rsidDel="00000000" w:rsidR="00000000" w:rsidRPr="00000000">
        <w:rPr>
          <w:rtl w:val="0"/>
        </w:rPr>
      </w:r>
    </w:p>
    <w:p w:rsidR="00000000" w:rsidDel="00000000" w:rsidP="00000000" w:rsidRDefault="00000000" w:rsidRPr="00000000" w14:paraId="0000000D">
      <w:pPr>
        <w:pageBreakBefore w:val="0"/>
        <w:spacing w:line="480" w:lineRule="auto"/>
        <w:rPr/>
      </w:pPr>
      <w:r w:rsidDel="00000000" w:rsidR="00000000" w:rsidRPr="00000000">
        <w:rPr>
          <w:rtl w:val="0"/>
        </w:rPr>
      </w:r>
    </w:p>
    <w:p w:rsidR="00000000" w:rsidDel="00000000" w:rsidP="00000000" w:rsidRDefault="00000000" w:rsidRPr="00000000" w14:paraId="0000000E">
      <w:pPr>
        <w:pageBreakBefore w:val="0"/>
        <w:spacing w:line="480" w:lineRule="auto"/>
        <w:ind w:left="0" w:firstLine="0"/>
        <w:rPr/>
      </w:pPr>
      <w:r w:rsidDel="00000000" w:rsidR="00000000" w:rsidRPr="00000000">
        <w:rPr>
          <w:i w:val="1"/>
          <w:color w:val="000000"/>
          <w:rtl w:val="0"/>
        </w:rPr>
        <w:t xml:space="preserve">Filamentous</w:t>
      </w:r>
      <w:r w:rsidDel="00000000" w:rsidR="00000000" w:rsidRPr="00000000">
        <w:rPr>
          <w:color w:val="000000"/>
          <w:rtl w:val="0"/>
        </w:rPr>
        <w:t xml:space="preserve"> </w:t>
      </w:r>
      <w:r w:rsidDel="00000000" w:rsidR="00000000" w:rsidRPr="00000000">
        <w:rPr>
          <w:i w:val="1"/>
          <w:color w:val="000000"/>
          <w:rtl w:val="0"/>
        </w:rPr>
        <w:t xml:space="preserve">fungi</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F">
      <w:pPr>
        <w:pageBreakBefore w:val="0"/>
        <w:spacing w:line="480" w:lineRule="auto"/>
        <w:ind w:firstLine="720"/>
        <w:rPr>
          <w:color w:val="000000"/>
        </w:rPr>
      </w:pPr>
      <w:r w:rsidDel="00000000" w:rsidR="00000000" w:rsidRPr="00000000">
        <w:rPr>
          <w:rtl w:val="0"/>
        </w:rPr>
        <w:t xml:space="preserve">Filamentous fungi eat and grow simultaneously. They do so by releasing enzymes ahead and out of the growing hyphal tip, then pushing through their food as they consume it</w:t>
      </w:r>
      <w:r w:rsidDel="00000000" w:rsidR="00000000" w:rsidRPr="00000000">
        <w:rPr>
          <w:color w:val="000000"/>
          <w:rtl w:val="0"/>
        </w:rPr>
        <w:t xml:space="preserve">. </w:t>
      </w:r>
      <w:r w:rsidDel="00000000" w:rsidR="00000000" w:rsidRPr="00000000">
        <w:rPr>
          <w:rtl w:val="0"/>
        </w:rPr>
        <w:t xml:space="preserve">To coordinate the release of enzymes, filamentous fungi have an organelle-like structure that is called a </w:t>
      </w:r>
      <w:r w:rsidDel="00000000" w:rsidR="00000000" w:rsidRPr="00000000">
        <w:rPr>
          <w:i w:val="1"/>
          <w:rtl w:val="0"/>
        </w:rPr>
        <w:t xml:space="preserve">spitzenkorper</w:t>
      </w:r>
      <w:r w:rsidDel="00000000" w:rsidR="00000000" w:rsidRPr="00000000">
        <w:rPr>
          <w:rtl w:val="0"/>
        </w:rPr>
        <w:t xml:space="preserve"> at the tip of growing hyphae (Figure 2.1).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w:t>
      </w:r>
      <w:r w:rsidDel="00000000" w:rsidR="00000000" w:rsidRPr="00000000">
        <w:rPr>
          <w:color w:val="000000"/>
          <w:rtl w:val="0"/>
        </w:rPr>
        <w:t xml:space="preserve"> </w:t>
      </w:r>
    </w:p>
    <w:p w:rsidR="00000000" w:rsidDel="00000000" w:rsidP="00000000" w:rsidRDefault="00000000" w:rsidRPr="00000000" w14:paraId="00000010">
      <w:pPr>
        <w:pageBreakBefore w:val="0"/>
        <w:spacing w:line="480" w:lineRule="auto"/>
        <w:ind w:firstLine="720"/>
        <w:rPr/>
      </w:pPr>
      <w:r w:rsidDel="00000000" w:rsidR="00000000" w:rsidRPr="00000000">
        <w:rPr>
          <w:sz w:val="22"/>
          <w:szCs w:val="22"/>
        </w:rPr>
        <w:drawing>
          <wp:inline distB="0" distT="0" distL="0" distR="0">
            <wp:extent cx="5943600" cy="2654300"/>
            <wp:effectExtent b="0" l="0" r="0" t="0"/>
            <wp:docPr descr="mage result for exocytosis diagram growing fungus tip" id="34" name="image4.png"/>
            <a:graphic>
              <a:graphicData uri="http://schemas.openxmlformats.org/drawingml/2006/picture">
                <pic:pic>
                  <pic:nvPicPr>
                    <pic:cNvPr descr="mage result for exocytosis diagram growing fungus tip" id="0" name="image4.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Figure 3.2. Growing fungal tip secretes enzymes and releases them into the environment (exocytosis) and then transporting smaller molecules back into the hypha for growth (endocytosis). (Riquelme </w:t>
      </w:r>
      <w:sdt>
        <w:sdtPr>
          <w:tag w:val="goog_rdk_0"/>
        </w:sdtPr>
        <w:sdtContent>
          <w:commentRangeStart w:id="0"/>
        </w:sdtContent>
      </w:sdt>
      <w:r w:rsidDel="00000000" w:rsidR="00000000" w:rsidRPr="00000000">
        <w:rPr>
          <w:rtl w:val="0"/>
        </w:rPr>
        <w:t xml:space="preserve">2013</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2">
      <w:pPr>
        <w:pageBreakBefore w:val="0"/>
        <w:spacing w:line="480" w:lineRule="auto"/>
        <w:ind w:firstLine="720"/>
        <w:rPr/>
      </w:pPr>
      <w:r w:rsidDel="00000000" w:rsidR="00000000" w:rsidRPr="00000000">
        <w:rPr>
          <w:rtl w:val="0"/>
        </w:rPr>
      </w:r>
    </w:p>
    <w:p w:rsidR="00000000" w:rsidDel="00000000" w:rsidP="00000000" w:rsidRDefault="00000000" w:rsidRPr="00000000" w14:paraId="00000013">
      <w:pPr>
        <w:pageBreakBefore w:val="0"/>
        <w:spacing w:line="480" w:lineRule="auto"/>
        <w:ind w:firstLine="720"/>
        <w:rPr/>
      </w:pPr>
      <w:r w:rsidDel="00000000" w:rsidR="00000000" w:rsidRPr="00000000">
        <w:rPr>
          <w:color w:val="000000"/>
          <w:rtl w:val="0"/>
        </w:rPr>
        <w:t xml:space="preserve">Once inside the hyphae, molecules are further broken down and metaboli</w:t>
      </w:r>
      <w:r w:rsidDel="00000000" w:rsidR="00000000" w:rsidRPr="00000000">
        <w:rPr>
          <w:rtl w:val="0"/>
        </w:rPr>
        <w:t xml:space="preserve">z</w:t>
      </w:r>
      <w:r w:rsidDel="00000000" w:rsidR="00000000" w:rsidRPr="00000000">
        <w:rPr>
          <w:color w:val="000000"/>
          <w:rtl w:val="0"/>
        </w:rPr>
        <w:t xml:space="preserve">ed by the fungus for all of its </w:t>
      </w:r>
      <w:r w:rsidDel="00000000" w:rsidR="00000000" w:rsidRPr="00000000">
        <w:rPr>
          <w:rtl w:val="0"/>
        </w:rPr>
        <w:t xml:space="preserve">life</w:t>
      </w:r>
      <w:r w:rsidDel="00000000" w:rsidR="00000000" w:rsidRPr="00000000">
        <w:rPr>
          <w:color w:val="000000"/>
          <w:rtl w:val="0"/>
        </w:rPr>
        <w:t xml:space="preserve"> functions and growth, </w:t>
      </w:r>
      <w:r w:rsidDel="00000000" w:rsidR="00000000" w:rsidRPr="00000000">
        <w:rPr>
          <w:rtl w:val="0"/>
        </w:rPr>
        <w:t xml:space="preserve">including</w:t>
      </w:r>
      <w:r w:rsidDel="00000000" w:rsidR="00000000" w:rsidRPr="00000000">
        <w:rPr>
          <w:color w:val="000000"/>
          <w:rtl w:val="0"/>
        </w:rPr>
        <w:t xml:space="preserve"> synthesizing proteins, cell walls, hormones, </w:t>
      </w:r>
      <w:r w:rsidDel="00000000" w:rsidR="00000000" w:rsidRPr="00000000">
        <w:rPr>
          <w:rtl w:val="0"/>
        </w:rPr>
        <w:t xml:space="preserve">etc.</w:t>
      </w:r>
      <w:r w:rsidDel="00000000" w:rsidR="00000000" w:rsidRPr="00000000">
        <w:rPr>
          <w:color w:val="000000"/>
          <w:rtl w:val="0"/>
        </w:rPr>
        <w:t xml:space="preserve">. This is how a fungus ‘eats’, consumes resources,  and grows. As </w:t>
      </w:r>
      <w:r w:rsidDel="00000000" w:rsidR="00000000" w:rsidRPr="00000000">
        <w:rPr>
          <w:rtl w:val="0"/>
        </w:rPr>
        <w:t xml:space="preserve">the </w:t>
      </w:r>
      <w:r w:rsidDel="00000000" w:rsidR="00000000" w:rsidRPr="00000000">
        <w:rPr>
          <w:color w:val="000000"/>
          <w:rtl w:val="0"/>
        </w:rPr>
        <w:t xml:space="preserve">keen mycologist Tom Volk often </w:t>
      </w:r>
      <w:r w:rsidDel="00000000" w:rsidR="00000000" w:rsidRPr="00000000">
        <w:rPr>
          <w:rtl w:val="0"/>
        </w:rPr>
        <w:t xml:space="preserve">explains</w:t>
      </w:r>
      <w:r w:rsidDel="00000000" w:rsidR="00000000" w:rsidRPr="00000000">
        <w:rPr>
          <w:color w:val="000000"/>
          <w:rtl w:val="0"/>
        </w:rPr>
        <w:t xml:space="preserve">, “</w:t>
      </w:r>
      <w:r w:rsidDel="00000000" w:rsidR="00000000" w:rsidRPr="00000000">
        <w:rPr>
          <w:rtl w:val="0"/>
        </w:rPr>
        <w:t xml:space="preserve">i</w:t>
      </w:r>
      <w:r w:rsidDel="00000000" w:rsidR="00000000" w:rsidRPr="00000000">
        <w:rPr>
          <w:color w:val="000000"/>
          <w:rtl w:val="0"/>
        </w:rPr>
        <w:t xml:space="preserve">t would be as if I went to a 5 star restaurant and ordered the surf and turf (or tofu surprise) and then when the meal came I vomited all over the dish and then stuck my hands over the mess to absorb the nutrients back into my body.” Quite the image. </w:t>
      </w:r>
      <w:r w:rsidDel="00000000" w:rsidR="00000000" w:rsidRPr="00000000">
        <w:rPr>
          <w:rtl w:val="0"/>
        </w:rPr>
      </w:r>
    </w:p>
    <w:p w:rsidR="00000000" w:rsidDel="00000000" w:rsidP="00000000" w:rsidRDefault="00000000" w:rsidRPr="00000000" w14:paraId="00000014">
      <w:pPr>
        <w:pageBreakBefore w:val="0"/>
        <w:spacing w:line="480" w:lineRule="auto"/>
        <w:ind w:firstLine="720"/>
        <w:rPr/>
      </w:pPr>
      <w:r w:rsidDel="00000000" w:rsidR="00000000" w:rsidRPr="00000000">
        <w:rPr>
          <w:color w:val="000000"/>
          <w:rtl w:val="0"/>
        </w:rPr>
        <w:t xml:space="preserve">Another trait that some filamentous fungi possess is having </w:t>
      </w:r>
      <w:r w:rsidDel="00000000" w:rsidR="00000000" w:rsidRPr="00000000">
        <w:rPr>
          <w:i w:val="1"/>
          <w:color w:val="000000"/>
          <w:rtl w:val="0"/>
        </w:rPr>
        <w:t xml:space="preserve">septa</w:t>
      </w:r>
      <w:r w:rsidDel="00000000" w:rsidR="00000000" w:rsidRPr="00000000">
        <w:rPr>
          <w:color w:val="000000"/>
          <w:rtl w:val="0"/>
        </w:rPr>
        <w:t xml:space="preserve">. Septa are crosswalls that some fungi produce behind the growing tip in order to divide the hyphae into different ‘cells’. These septa are perforated, allowing some organelles to pass while blocking others. Because </w:t>
      </w:r>
      <w:r w:rsidDel="00000000" w:rsidR="00000000" w:rsidRPr="00000000">
        <w:rPr>
          <w:rtl w:val="0"/>
        </w:rPr>
        <w:t xml:space="preserve">many groups of fungi allow the movement of so much of their cellular contents, sometimes including nuclei, the individuality of each cell isn’t always clearcut. </w:t>
      </w:r>
    </w:p>
    <w:p w:rsidR="00000000" w:rsidDel="00000000" w:rsidP="00000000" w:rsidRDefault="00000000" w:rsidRPr="00000000" w14:paraId="00000015">
      <w:pPr>
        <w:pageBreakBefore w:val="0"/>
        <w:spacing w:line="480" w:lineRule="auto"/>
        <w:ind w:firstLine="720"/>
        <w:rPr>
          <w:color w:val="000000"/>
        </w:rPr>
      </w:pPr>
      <w:r w:rsidDel="00000000" w:rsidR="00000000" w:rsidRPr="00000000">
        <w:rPr>
          <w:color w:val="000000"/>
          <w:rtl w:val="0"/>
        </w:rPr>
        <w:t xml:space="preserve">There are two different types of septa that are found in fungi; simple </w:t>
      </w:r>
      <w:r w:rsidDel="00000000" w:rsidR="00000000" w:rsidRPr="00000000">
        <w:rPr>
          <w:color w:val="000000"/>
          <w:rtl w:val="0"/>
        </w:rPr>
        <w:t xml:space="preserve">porate</w:t>
      </w:r>
      <w:r w:rsidDel="00000000" w:rsidR="00000000" w:rsidRPr="00000000">
        <w:rPr>
          <w:color w:val="000000"/>
          <w:rtl w:val="0"/>
        </w:rPr>
        <w:t xml:space="preserve"> septa and dolipore septa. These different septa morphologies can be used to distinguish the phylum that the fungus is located in. Fungi in the phylum Basidiomycota have what is called a dolipore septum</w:t>
      </w:r>
      <w:r w:rsidDel="00000000" w:rsidR="00000000" w:rsidRPr="00000000">
        <w:rPr>
          <w:rtl w:val="0"/>
        </w:rPr>
        <w:t xml:space="preserve">, often along </w:t>
      </w:r>
      <w:r w:rsidDel="00000000" w:rsidR="00000000" w:rsidRPr="00000000">
        <w:rPr>
          <w:color w:val="000000"/>
          <w:rtl w:val="0"/>
        </w:rPr>
        <w:t xml:space="preserve">with a clamp connection. This type of septum has membranes covering the central pores, allowing for the fungus to maintain its dikaryotic state (2 types of nuclei per </w:t>
      </w:r>
      <w:r w:rsidDel="00000000" w:rsidR="00000000" w:rsidRPr="00000000">
        <w:rPr>
          <w:rtl w:val="0"/>
        </w:rPr>
        <w:t xml:space="preserve">cell</w:t>
      </w:r>
      <w:r w:rsidDel="00000000" w:rsidR="00000000" w:rsidRPr="00000000">
        <w:rPr>
          <w:color w:val="000000"/>
          <w:rtl w:val="0"/>
        </w:rPr>
        <w:t xml:space="preserve">) while still allowing small organelles and chemicals </w:t>
      </w:r>
      <w:r w:rsidDel="00000000" w:rsidR="00000000" w:rsidRPr="00000000">
        <w:rPr>
          <w:rtl w:val="0"/>
        </w:rPr>
        <w:t xml:space="preserve">to flow through with the cytoplasm</w:t>
      </w:r>
      <w:r w:rsidDel="00000000" w:rsidR="00000000" w:rsidRPr="00000000">
        <w:rPr>
          <w:color w:val="000000"/>
          <w:rtl w:val="0"/>
        </w:rPr>
        <w:t xml:space="preserve">. Fungi in the </w:t>
      </w:r>
      <w:r w:rsidDel="00000000" w:rsidR="00000000" w:rsidRPr="00000000">
        <w:rPr>
          <w:rtl w:val="0"/>
        </w:rPr>
        <w:t xml:space="preserve">phylum </w:t>
      </w:r>
      <w:r w:rsidDel="00000000" w:rsidR="00000000" w:rsidRPr="00000000">
        <w:rPr>
          <w:color w:val="000000"/>
          <w:rtl w:val="0"/>
        </w:rPr>
        <w:t xml:space="preserve">Ascomycota have simple </w:t>
      </w:r>
      <w:r w:rsidDel="00000000" w:rsidR="00000000" w:rsidRPr="00000000">
        <w:rPr>
          <w:color w:val="000000"/>
          <w:rtl w:val="0"/>
        </w:rPr>
        <w:t xml:space="preserve">porate</w:t>
      </w:r>
      <w:r w:rsidDel="00000000" w:rsidR="00000000" w:rsidRPr="00000000">
        <w:rPr>
          <w:color w:val="000000"/>
          <w:rtl w:val="0"/>
        </w:rPr>
        <w:t xml:space="preserve"> septa. These septa have no membrane to block organelles from passing from one cell to the next. Therefore, large</w:t>
      </w:r>
      <w:r w:rsidDel="00000000" w:rsidR="00000000" w:rsidRPr="00000000">
        <w:rPr>
          <w:rtl w:val="0"/>
        </w:rPr>
        <w:t xml:space="preserve">, unbound </w:t>
      </w:r>
      <w:r w:rsidDel="00000000" w:rsidR="00000000" w:rsidRPr="00000000">
        <w:rPr>
          <w:color w:val="000000"/>
          <w:rtl w:val="0"/>
        </w:rPr>
        <w:t xml:space="preserve">organelles, including nuclei</w:t>
      </w:r>
      <w:r w:rsidDel="00000000" w:rsidR="00000000" w:rsidRPr="00000000">
        <w:rPr>
          <w:rtl w:val="0"/>
        </w:rPr>
        <w:t xml:space="preserve">, </w:t>
      </w:r>
      <w:r w:rsidDel="00000000" w:rsidR="00000000" w:rsidRPr="00000000">
        <w:rPr>
          <w:color w:val="000000"/>
          <w:rtl w:val="0"/>
        </w:rPr>
        <w:t xml:space="preserve">are free to travel through the septa. </w:t>
      </w:r>
      <w:r w:rsidDel="00000000" w:rsidR="00000000" w:rsidRPr="00000000">
        <w:rPr>
          <w:rtl w:val="0"/>
        </w:rPr>
        <w:t xml:space="preserve">Some groups of fungi lack any septa at all (or only have them adventitiously), including the ‘Zygomycota’ (bread molds), Glomeromycota (endomycorrhizae), and the Chytridiomycota (includes the causal agent of chytridiomycosis). When</w:t>
      </w:r>
      <w:r w:rsidDel="00000000" w:rsidR="00000000" w:rsidRPr="00000000">
        <w:rPr>
          <w:color w:val="000000"/>
          <w:rtl w:val="0"/>
        </w:rPr>
        <w:t xml:space="preserve"> the hyphae does not have septa</w:t>
      </w:r>
      <w:r w:rsidDel="00000000" w:rsidR="00000000" w:rsidRPr="00000000">
        <w:rPr>
          <w:rtl w:val="0"/>
        </w:rPr>
        <w:t xml:space="preserve"> it </w:t>
      </w:r>
      <w:r w:rsidDel="00000000" w:rsidR="00000000" w:rsidRPr="00000000">
        <w:rPr>
          <w:color w:val="000000"/>
          <w:rtl w:val="0"/>
        </w:rPr>
        <w:t xml:space="preserve">is termed coenocytic or aseptate (Fig. </w:t>
      </w:r>
      <w:r w:rsidDel="00000000" w:rsidR="00000000" w:rsidRPr="00000000">
        <w:rPr>
          <w:rtl w:val="0"/>
        </w:rPr>
        <w:t xml:space="preserve">3.2</w:t>
      </w:r>
      <w:r w:rsidDel="00000000" w:rsidR="00000000" w:rsidRPr="00000000">
        <w:rPr>
          <w:color w:val="000000"/>
          <w:rtl w:val="0"/>
        </w:rPr>
        <w:t xml:space="preserve">).  </w:t>
      </w:r>
    </w:p>
    <w:p w:rsidR="00000000" w:rsidDel="00000000" w:rsidP="00000000" w:rsidRDefault="00000000" w:rsidRPr="00000000" w14:paraId="00000016">
      <w:pPr>
        <w:pageBreakBefore w:val="0"/>
        <w:spacing w:line="480" w:lineRule="auto"/>
        <w:ind w:firstLine="720"/>
        <w:rPr/>
      </w:pPr>
      <w:r w:rsidDel="00000000" w:rsidR="00000000" w:rsidRPr="00000000">
        <w:rPr>
          <w:color w:val="000000"/>
          <w:rtl w:val="0"/>
        </w:rPr>
        <w:t xml:space="preserve">The unrestricted connectivity within the body of </w:t>
      </w:r>
      <w:r w:rsidDel="00000000" w:rsidR="00000000" w:rsidRPr="00000000">
        <w:rPr>
          <w:rtl w:val="0"/>
        </w:rPr>
        <w:t xml:space="preserve">coenocytic</w:t>
      </w:r>
      <w:r w:rsidDel="00000000" w:rsidR="00000000" w:rsidRPr="00000000">
        <w:rPr>
          <w:color w:val="000000"/>
          <w:rtl w:val="0"/>
        </w:rPr>
        <w:t xml:space="preserve"> fungi and ascomycetes permit them to function as single, multinucleate cells. </w:t>
      </w:r>
      <w:r w:rsidDel="00000000" w:rsidR="00000000" w:rsidRPr="00000000">
        <w:rPr>
          <w:rtl w:val="0"/>
        </w:rPr>
        <w:t xml:space="preserve">Often fungi have a high density of nuclei at the growing tip where the demand for gene products may be particularly high. Fungi can fuse with compatible fungi and exchange nuclei and cytoplasm. The resulting g</w:t>
      </w:r>
      <w:r w:rsidDel="00000000" w:rsidR="00000000" w:rsidRPr="00000000">
        <w:rPr>
          <w:color w:val="000000"/>
          <w:rtl w:val="0"/>
        </w:rPr>
        <w:t xml:space="preserve">enomic variation among nuclei within a single fungi </w:t>
      </w:r>
      <w:r w:rsidDel="00000000" w:rsidR="00000000" w:rsidRPr="00000000">
        <w:rPr>
          <w:rtl w:val="0"/>
        </w:rPr>
        <w:t xml:space="preserve">permits </w:t>
      </w:r>
      <w:r w:rsidDel="00000000" w:rsidR="00000000" w:rsidRPr="00000000">
        <w:rPr>
          <w:color w:val="000000"/>
          <w:rtl w:val="0"/>
        </w:rPr>
        <w:t xml:space="preserve">these types of fungi more phenotypic plasticity</w:t>
      </w:r>
      <w:r w:rsidDel="00000000" w:rsidR="00000000" w:rsidRPr="00000000">
        <w:rPr>
          <w:rtl w:val="0"/>
        </w:rPr>
        <w:t xml:space="preserve"> </w:t>
      </w:r>
      <w:r w:rsidDel="00000000" w:rsidR="00000000" w:rsidRPr="00000000">
        <w:rPr>
          <w:color w:val="000000"/>
          <w:rtl w:val="0"/>
        </w:rPr>
        <w:t xml:space="preserve">to adapt to the environment in which they are growing </w:t>
      </w:r>
      <w:r w:rsidDel="00000000" w:rsidR="00000000" w:rsidRPr="00000000">
        <w:rPr>
          <w:rtl w:val="0"/>
        </w:rPr>
        <w:t xml:space="preserve">than would a mononucleate fungus.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7">
      <w:pPr>
        <w:pageBreakBefore w:val="0"/>
        <w:jc w:val="center"/>
        <w:rPr/>
      </w:pPr>
      <w:r w:rsidDel="00000000" w:rsidR="00000000" w:rsidRPr="00000000">
        <w:rPr>
          <w:sz w:val="22"/>
          <w:szCs w:val="22"/>
        </w:rPr>
        <w:drawing>
          <wp:inline distB="114300" distT="114300" distL="114300" distR="114300">
            <wp:extent cx="1916211" cy="3586163"/>
            <wp:effectExtent b="0" l="0" r="0" t="0"/>
            <wp:docPr id="3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16211"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color w:val="000000"/>
          <w:rtl w:val="0"/>
        </w:rPr>
        <w:t xml:space="preserve">Figure 3.4. Clamp connections of a member of Basidiomycota. This feature is of Basidiomycetes and is therefore useful for identification purposes. </w:t>
      </w:r>
      <w:r w:rsidDel="00000000" w:rsidR="00000000" w:rsidRPr="00000000">
        <w:rPr>
          <w:rtl w:val="0"/>
        </w:rPr>
        <w:t xml:space="preserve">wiki</w:t>
      </w:r>
    </w:p>
    <w:p w:rsidR="00000000" w:rsidDel="00000000" w:rsidP="00000000" w:rsidRDefault="00000000" w:rsidRPr="00000000" w14:paraId="00000019">
      <w:pPr>
        <w:pageBreakBefore w:val="0"/>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pPr>
            <w:r w:rsidDel="00000000" w:rsidR="00000000" w:rsidRPr="00000000">
              <w:rPr>
                <w:color w:val="000000"/>
                <w:rtl w:val="0"/>
              </w:rPr>
              <w:t xml:space="preserve">Some filamentous fungi will produce a fruiting body collectively called a mushroom. A mushroom is simply a reproductive structure that certain fungi have evolved to produce. In general, edible mushroom producing fungi are not </w:t>
            </w:r>
            <w:r w:rsidDel="00000000" w:rsidR="00000000" w:rsidRPr="00000000">
              <w:rPr>
                <w:rtl w:val="0"/>
              </w:rPr>
              <w:t xml:space="preserve">physiologically </w:t>
            </w:r>
            <w:r w:rsidDel="00000000" w:rsidR="00000000" w:rsidRPr="00000000">
              <w:rPr>
                <w:color w:val="000000"/>
                <w:rtl w:val="0"/>
              </w:rPr>
              <w:t xml:space="preserve">involved with </w:t>
            </w:r>
            <w:r w:rsidDel="00000000" w:rsidR="00000000" w:rsidRPr="00000000">
              <w:rPr>
                <w:i w:val="1"/>
                <w:color w:val="000000"/>
                <w:rtl w:val="0"/>
              </w:rPr>
              <w:t xml:space="preserve">Cannabis</w:t>
            </w:r>
            <w:r w:rsidDel="00000000" w:rsidR="00000000" w:rsidRPr="00000000">
              <w:rPr>
                <w:rtl w:val="0"/>
              </w:rPr>
              <w:t xml:space="preserve">. However, some applications of mushroom producing species may be beneficial in Cannabis agriculture. </w:t>
            </w:r>
            <w:r w:rsidDel="00000000" w:rsidR="00000000" w:rsidRPr="00000000">
              <w:rPr>
                <w:color w:val="000000"/>
                <w:rtl w:val="0"/>
              </w:rPr>
              <w:t xml:space="preserve">For example, </w:t>
            </w:r>
            <w:r w:rsidDel="00000000" w:rsidR="00000000" w:rsidRPr="00000000">
              <w:rPr>
                <w:i w:val="1"/>
                <w:color w:val="000000"/>
                <w:rtl w:val="0"/>
              </w:rPr>
              <w:t xml:space="preserve">Pleurotus osreatus</w:t>
            </w:r>
            <w:r w:rsidDel="00000000" w:rsidR="00000000" w:rsidRPr="00000000">
              <w:rPr>
                <w:color w:val="000000"/>
                <w:rtl w:val="0"/>
              </w:rPr>
              <w:t xml:space="preserve">, the common oyster mushroom, can be cultivated on the dead biomass of </w:t>
            </w:r>
            <w:r w:rsidDel="00000000" w:rsidR="00000000" w:rsidRPr="00000000">
              <w:rPr>
                <w:i w:val="1"/>
                <w:color w:val="000000"/>
                <w:rtl w:val="0"/>
              </w:rPr>
              <w:t xml:space="preserve">Cannabis</w:t>
            </w:r>
            <w:r w:rsidDel="00000000" w:rsidR="00000000" w:rsidRPr="00000000">
              <w:rPr>
                <w:color w:val="000000"/>
                <w:rtl w:val="0"/>
              </w:rPr>
              <w:t xml:space="preserve"> plants (the stems, the leaves). Another example of a mushroom producing fungus that aids in </w:t>
            </w:r>
            <w:r w:rsidDel="00000000" w:rsidR="00000000" w:rsidRPr="00000000">
              <w:rPr>
                <w:i w:val="1"/>
                <w:color w:val="000000"/>
                <w:rtl w:val="0"/>
              </w:rPr>
              <w:t xml:space="preserve">Cannabis </w:t>
            </w:r>
            <w:r w:rsidDel="00000000" w:rsidR="00000000" w:rsidRPr="00000000">
              <w:rPr>
                <w:color w:val="000000"/>
                <w:rtl w:val="0"/>
              </w:rPr>
              <w:t xml:space="preserve">cultivation is </w:t>
            </w:r>
            <w:r w:rsidDel="00000000" w:rsidR="00000000" w:rsidRPr="00000000">
              <w:rPr>
                <w:i w:val="1"/>
                <w:color w:val="000000"/>
                <w:rtl w:val="0"/>
              </w:rPr>
              <w:t xml:space="preserve">Stropharia rugosa-annulata</w:t>
            </w:r>
            <w:r w:rsidDel="00000000" w:rsidR="00000000" w:rsidRPr="00000000">
              <w:rPr>
                <w:color w:val="000000"/>
                <w:rtl w:val="0"/>
              </w:rPr>
              <w:t xml:space="preserve"> or the garden giant (aka wine cap). This fungus is particularly good </w:t>
            </w:r>
            <w:r w:rsidDel="00000000" w:rsidR="00000000" w:rsidRPr="00000000">
              <w:rPr>
                <w:rtl w:val="0"/>
              </w:rPr>
              <w:t xml:space="preserve">at</w:t>
            </w:r>
            <w:r w:rsidDel="00000000" w:rsidR="00000000" w:rsidRPr="00000000">
              <w:rPr>
                <w:color w:val="000000"/>
                <w:rtl w:val="0"/>
              </w:rPr>
              <w:t xml:space="preserve"> decomposing organic materials such as wood chips or straw and is commonly inoculated in garden beds. In addition, planting mushrooms near </w:t>
            </w:r>
            <w:r w:rsidDel="00000000" w:rsidR="00000000" w:rsidRPr="00000000">
              <w:rPr>
                <w:rtl w:val="0"/>
              </w:rPr>
              <w:t xml:space="preserve">cash crops also recruits other biology to the soil system. </w:t>
            </w:r>
            <w:r w:rsidDel="00000000" w:rsidR="00000000" w:rsidRPr="00000000">
              <w:rPr>
                <w:color w:val="000000"/>
                <w:rtl w:val="0"/>
              </w:rPr>
              <w:t xml:space="preserve">Using the garden giant will help aid in nutrient cycling, improve soil structure, and may release compounds that influence plants and/or soil biology. </w:t>
            </w:r>
            <w:sdt>
              <w:sdtPr>
                <w:tag w:val="goog_rdk_1"/>
              </w:sdtPr>
              <w:sdtContent>
                <w:ins w:author="Brandon Potter" w:id="0" w:date="2020-03-18T20:54:06Z">
                  <w:r w:rsidDel="00000000" w:rsidR="00000000" w:rsidRPr="00000000">
                    <w:fldChar w:fldCharType="begin"/>
                  </w:r>
                  <w:r w:rsidDel="00000000" w:rsidR="00000000" w:rsidRPr="00000000">
                    <w:instrText xml:space="preserve">HYPERLINK "https://www.ncbi.nlm.nih.gov/pmc/articles/PMC4358370/"</w:instrText>
                  </w:r>
                  <w:r w:rsidDel="00000000" w:rsidR="00000000" w:rsidRPr="00000000">
                    <w:fldChar w:fldCharType="separate"/>
                  </w:r>
                  <w:r w:rsidDel="00000000" w:rsidR="00000000" w:rsidRPr="00000000">
                    <w:rPr>
                      <w:color w:val="000000"/>
                      <w:rtl w:val="0"/>
                    </w:rPr>
                    <w:t xml:space="preserve">https://www.ncbi.nlm.nih.gov/pmc/articles/PMC4358370/</w:t>
                  </w:r>
                  <w:r w:rsidDel="00000000" w:rsidR="00000000" w:rsidRPr="00000000">
                    <w:fldChar w:fldCharType="end"/>
                  </w:r>
                </w:ins>
              </w:sdtContent>
            </w:sdt>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r>
            <w:r w:rsidDel="00000000" w:rsidR="00000000" w:rsidRPr="00000000">
              <w:rPr/>
              <w:drawing>
                <wp:inline distB="0" distT="0" distL="0" distR="0">
                  <wp:extent cx="2082800" cy="2133600"/>
                  <wp:effectExtent b="0" l="0" r="0" t="0"/>
                  <wp:docPr descr="mage result for oyster mushroom growing on cannabis" id="35" name="image5.jpg"/>
                  <a:graphic>
                    <a:graphicData uri="http://schemas.openxmlformats.org/drawingml/2006/picture">
                      <pic:pic>
                        <pic:nvPicPr>
                          <pic:cNvPr descr="mage result for oyster mushroom growing on cannabis" id="0" name="image5.jpg"/>
                          <pic:cNvPicPr preferRelativeResize="0"/>
                        </pic:nvPicPr>
                        <pic:blipFill>
                          <a:blip r:embed="rId13"/>
                          <a:srcRect b="0" l="0" r="0" t="0"/>
                          <a:stretch>
                            <a:fillRect/>
                          </a:stretch>
                        </pic:blipFill>
                        <pic:spPr>
                          <a:xfrm>
                            <a:off x="0" y="0"/>
                            <a:ext cx="2082800" cy="2133600"/>
                          </a:xfrm>
                          <a:prstGeom prst="rect"/>
                          <a:ln/>
                        </pic:spPr>
                      </pic:pic>
                    </a:graphicData>
                  </a:graphic>
                </wp:inline>
              </w:drawing>
            </w:r>
            <w:r w:rsidDel="00000000" w:rsidR="00000000" w:rsidRPr="00000000">
              <w:rPr>
                <w:color w:val="000000"/>
                <w:sz w:val="22"/>
                <w:szCs w:val="22"/>
                <w:rtl w:val="0"/>
              </w:rPr>
              <w:t xml:space="preserve">                                               </w:t>
            </w:r>
            <w:r w:rsidDel="00000000" w:rsidR="00000000" w:rsidRPr="00000000">
              <w:rPr>
                <w:sz w:val="22"/>
                <w:szCs w:val="22"/>
              </w:rPr>
              <w:drawing>
                <wp:inline distB="114300" distT="114300" distL="114300" distR="114300">
                  <wp:extent cx="1605852" cy="2138363"/>
                  <wp:effectExtent b="0" l="0" r="0" t="0"/>
                  <wp:docPr id="3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605852"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3.5a Oyster mushroom fruiting off straw.                                   3.5b Wine cap fruiting out of soil.</w:t>
            </w:r>
          </w:p>
        </w:tc>
      </w:tr>
    </w:tbl>
    <w:p w:rsidR="00000000" w:rsidDel="00000000" w:rsidP="00000000" w:rsidRDefault="00000000" w:rsidRPr="00000000" w14:paraId="0000001D">
      <w:pPr>
        <w:pageBreakBefore w:val="0"/>
        <w:rPr/>
      </w:pPr>
      <w:r w:rsidDel="00000000" w:rsidR="00000000" w:rsidRPr="00000000">
        <w:rPr>
          <w:color w:val="000000"/>
          <w:sz w:val="22"/>
          <w:szCs w:val="22"/>
          <w:rtl w:val="0"/>
        </w:rPr>
        <w:t xml:space="preserve">Put on 2 pages next to each other</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pPr>
            <w:r w:rsidDel="00000000" w:rsidR="00000000" w:rsidRPr="00000000">
              <w:rPr>
                <w:color w:val="000000"/>
                <w:rtl w:val="0"/>
              </w:rPr>
              <w:t xml:space="preserve">Currently there is some misinformation going around in the Cannabis industry</w:t>
            </w:r>
            <w:r w:rsidDel="00000000" w:rsidR="00000000" w:rsidRPr="00000000">
              <w:rPr>
                <w:rtl w:val="0"/>
              </w:rPr>
              <w:t xml:space="preserve"> </w:t>
            </w:r>
            <w:r w:rsidDel="00000000" w:rsidR="00000000" w:rsidRPr="00000000">
              <w:rPr>
                <w:color w:val="000000"/>
                <w:rtl w:val="0"/>
              </w:rPr>
              <w:t xml:space="preserve">in relation to soil fungi and compost tea. </w:t>
            </w:r>
            <w:r w:rsidDel="00000000" w:rsidR="00000000" w:rsidRPr="00000000">
              <w:rPr>
                <w:rtl w:val="0"/>
              </w:rPr>
              <w:t xml:space="preserve">There have been claims by some who</w:t>
            </w:r>
            <w:r w:rsidDel="00000000" w:rsidR="00000000" w:rsidRPr="00000000">
              <w:rPr>
                <w:color w:val="000000"/>
                <w:rtl w:val="0"/>
              </w:rPr>
              <w:t xml:space="preserve"> say that if a fungus has septa, then the fungus is beneficial and will help with decomposition and plant growth. However, if the fungus does not have septa (coenocytic), then it is a pathogenic fungus and will kill plants and harm your soil community. While there </w:t>
            </w:r>
            <w:r w:rsidDel="00000000" w:rsidR="00000000" w:rsidRPr="00000000">
              <w:rPr>
                <w:rtl w:val="0"/>
              </w:rPr>
              <w:t xml:space="preserve">are some</w:t>
            </w:r>
            <w:r w:rsidDel="00000000" w:rsidR="00000000" w:rsidRPr="00000000">
              <w:rPr>
                <w:color w:val="000000"/>
                <w:rtl w:val="0"/>
              </w:rPr>
              <w:t xml:space="preserve"> instances where this may be true, this is a broad over-generalization and septa alone should not be used to identify beneficial vs pathogenic fungi. Possibly, what people are referring to is Oomycetes, or water molds, which </w:t>
            </w:r>
            <w:r w:rsidDel="00000000" w:rsidR="00000000" w:rsidRPr="00000000">
              <w:rPr>
                <w:rtl w:val="0"/>
              </w:rPr>
              <w:t xml:space="preserve">are coenocytic</w:t>
            </w:r>
            <w:r w:rsidDel="00000000" w:rsidR="00000000" w:rsidRPr="00000000">
              <w:rPr>
                <w:color w:val="000000"/>
                <w:rtl w:val="0"/>
              </w:rPr>
              <w:t xml:space="preserve">, pathogenic, and a</w:t>
            </w:r>
            <w:r w:rsidDel="00000000" w:rsidR="00000000" w:rsidRPr="00000000">
              <w:rPr>
                <w:rtl w:val="0"/>
              </w:rPr>
              <w:t xml:space="preserve">re also not</w:t>
            </w:r>
            <w:r w:rsidDel="00000000" w:rsidR="00000000" w:rsidRPr="00000000">
              <w:rPr>
                <w:color w:val="000000"/>
                <w:rtl w:val="0"/>
              </w:rPr>
              <w:t xml:space="preserve"> true fungi. Many useful and beneficial fungi lack septation, including </w:t>
            </w:r>
            <w:r w:rsidDel="00000000" w:rsidR="00000000" w:rsidRPr="00000000">
              <w:rPr>
                <w:rtl w:val="0"/>
              </w:rPr>
              <w:t xml:space="preserve">members</w:t>
            </w:r>
            <w:r w:rsidDel="00000000" w:rsidR="00000000" w:rsidRPr="00000000">
              <w:rPr>
                <w:color w:val="000000"/>
                <w:rtl w:val="0"/>
              </w:rPr>
              <w:t xml:space="preserve"> of the Glomeromycota, and Zygomycota.</w:t>
            </w:r>
            <w:r w:rsidDel="00000000" w:rsidR="00000000" w:rsidRPr="00000000">
              <w:rPr>
                <w:rtl w:val="0"/>
              </w:rPr>
            </w:r>
          </w:p>
        </w:tc>
      </w:tr>
    </w:tbl>
    <w:p w:rsidR="00000000" w:rsidDel="00000000" w:rsidP="00000000" w:rsidRDefault="00000000" w:rsidRPr="00000000" w14:paraId="00000020">
      <w:pPr>
        <w:pageBreakBefore w:val="0"/>
        <w:spacing w:after="240" w:lineRule="auto"/>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color w:val="000000"/>
          <w:sz w:val="22"/>
          <w:szCs w:val="22"/>
        </w:rPr>
        <w:drawing>
          <wp:inline distB="0" distT="0" distL="0" distR="0">
            <wp:extent cx="2616200" cy="2616200"/>
            <wp:effectExtent b="0" l="0" r="0" t="0"/>
            <wp:docPr descr="mage result for septate hyphae vs coenocytic microscope" id="30" name="image3.jpg"/>
            <a:graphic>
              <a:graphicData uri="http://schemas.openxmlformats.org/drawingml/2006/picture">
                <pic:pic>
                  <pic:nvPicPr>
                    <pic:cNvPr descr="mage result for septate hyphae vs coenocytic microscope" id="0" name="image3.jpg"/>
                    <pic:cNvPicPr preferRelativeResize="0"/>
                  </pic:nvPicPr>
                  <pic:blipFill>
                    <a:blip r:embed="rId15"/>
                    <a:srcRect b="0" l="0" r="0" t="0"/>
                    <a:stretch>
                      <a:fillRect/>
                    </a:stretch>
                  </pic:blipFill>
                  <pic:spPr>
                    <a:xfrm>
                      <a:off x="0" y="0"/>
                      <a:ext cx="2616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ind w:firstLine="720"/>
        <w:rPr/>
      </w:pPr>
      <w:r w:rsidDel="00000000" w:rsidR="00000000" w:rsidRPr="00000000">
        <w:rPr>
          <w:color w:val="000000"/>
          <w:rtl w:val="0"/>
        </w:rPr>
        <w:t xml:space="preserve">Figure 3.</w:t>
      </w:r>
      <w:r w:rsidDel="00000000" w:rsidR="00000000" w:rsidRPr="00000000">
        <w:rPr>
          <w:rtl w:val="0"/>
        </w:rPr>
        <w:t xml:space="preserve">6</w:t>
      </w:r>
      <w:r w:rsidDel="00000000" w:rsidR="00000000" w:rsidRPr="00000000">
        <w:rPr>
          <w:color w:val="000000"/>
          <w:rtl w:val="0"/>
        </w:rPr>
        <w:t xml:space="preserve">. Fungal hyphae with septa (top) and without septa (coenocytic) on bottom. (dreamstime.com)</w:t>
      </w:r>
      <w:r w:rsidDel="00000000" w:rsidR="00000000" w:rsidRPr="00000000">
        <w:rPr>
          <w:rtl w:val="0"/>
        </w:rPr>
      </w:r>
    </w:p>
    <w:p w:rsidR="00000000" w:rsidDel="00000000" w:rsidP="00000000" w:rsidRDefault="00000000" w:rsidRPr="00000000" w14:paraId="00000023">
      <w:pPr>
        <w:pageBreakBefore w:val="0"/>
        <w:spacing w:line="480" w:lineRule="auto"/>
        <w:rPr/>
      </w:pPr>
      <w:r w:rsidDel="00000000" w:rsidR="00000000" w:rsidRPr="00000000">
        <w:rPr>
          <w:rtl w:val="0"/>
        </w:rPr>
      </w:r>
    </w:p>
    <w:p w:rsidR="00000000" w:rsidDel="00000000" w:rsidP="00000000" w:rsidRDefault="00000000" w:rsidRPr="00000000" w14:paraId="00000024">
      <w:pPr>
        <w:pageBreakBefore w:val="0"/>
        <w:spacing w:line="480" w:lineRule="auto"/>
        <w:rPr/>
      </w:pPr>
      <w:r w:rsidDel="00000000" w:rsidR="00000000" w:rsidRPr="00000000">
        <w:rPr>
          <w:i w:val="1"/>
          <w:color w:val="000000"/>
          <w:rtl w:val="0"/>
        </w:rPr>
        <w:t xml:space="preserve">Yeast fungi </w:t>
      </w:r>
      <w:r w:rsidDel="00000000" w:rsidR="00000000" w:rsidRPr="00000000">
        <w:rPr>
          <w:rtl w:val="0"/>
        </w:rPr>
      </w:r>
    </w:p>
    <w:p w:rsidR="00000000" w:rsidDel="00000000" w:rsidP="00000000" w:rsidRDefault="00000000" w:rsidRPr="00000000" w14:paraId="00000025">
      <w:pPr>
        <w:pageBreakBefore w:val="0"/>
        <w:spacing w:line="480" w:lineRule="auto"/>
        <w:ind w:firstLine="720"/>
        <w:rPr/>
      </w:pPr>
      <w:r w:rsidDel="00000000" w:rsidR="00000000" w:rsidRPr="00000000">
        <w:rPr>
          <w:color w:val="000000"/>
          <w:rtl w:val="0"/>
        </w:rPr>
        <w:t xml:space="preserve">Yeasts </w:t>
      </w:r>
      <w:r w:rsidDel="00000000" w:rsidR="00000000" w:rsidRPr="00000000">
        <w:rPr>
          <w:rtl w:val="0"/>
        </w:rPr>
        <w:t xml:space="preserve">truly </w:t>
      </w:r>
      <w:r w:rsidDel="00000000" w:rsidR="00000000" w:rsidRPr="00000000">
        <w:rPr>
          <w:color w:val="000000"/>
          <w:rtl w:val="0"/>
        </w:rPr>
        <w:t xml:space="preserve">are single celled fungi. An individual yeast cell is very small and cannot be seen with the naked eye. </w:t>
      </w:r>
      <w:r w:rsidDel="00000000" w:rsidR="00000000" w:rsidRPr="00000000">
        <w:rPr>
          <w:rtl w:val="0"/>
        </w:rPr>
        <w:t xml:space="preserve">Y</w:t>
      </w:r>
      <w:r w:rsidDel="00000000" w:rsidR="00000000" w:rsidRPr="00000000">
        <w:rPr>
          <w:color w:val="000000"/>
          <w:rtl w:val="0"/>
        </w:rPr>
        <w:t xml:space="preserve">easts are ubiquitous and are found throughout the world and in a range of habitats. The most famous yeast, </w:t>
      </w:r>
      <w:r w:rsidDel="00000000" w:rsidR="00000000" w:rsidRPr="00000000">
        <w:rPr>
          <w:i w:val="1"/>
          <w:color w:val="000000"/>
          <w:rtl w:val="0"/>
        </w:rPr>
        <w:t xml:space="preserve">Saccharomyces cerevisiae</w:t>
      </w:r>
      <w:r w:rsidDel="00000000" w:rsidR="00000000" w:rsidRPr="00000000">
        <w:rPr>
          <w:color w:val="000000"/>
          <w:rtl w:val="0"/>
        </w:rPr>
        <w:t xml:space="preserve"> or the brewers yeast, is used not only to brew delightful beverages but also to bake bread. The same species (but different varieties/strains) are used for both processes. Thus, humans and yeasts have a relationship </w:t>
      </w:r>
      <w:r w:rsidDel="00000000" w:rsidR="00000000" w:rsidRPr="00000000">
        <w:rPr>
          <w:rtl w:val="0"/>
        </w:rPr>
        <w:t xml:space="preserve">longer than written</w:t>
      </w:r>
      <w:r w:rsidDel="00000000" w:rsidR="00000000" w:rsidRPr="00000000">
        <w:rPr>
          <w:color w:val="000000"/>
          <w:rtl w:val="0"/>
        </w:rPr>
        <w:t xml:space="preserve"> history. </w:t>
      </w:r>
      <w:r w:rsidDel="00000000" w:rsidR="00000000" w:rsidRPr="00000000">
        <w:rPr>
          <w:i w:val="1"/>
          <w:rtl w:val="0"/>
        </w:rPr>
        <w:t xml:space="preserve">Saccharomyces cerevisiae</w:t>
      </w:r>
      <w:r w:rsidDel="00000000" w:rsidR="00000000" w:rsidRPr="00000000">
        <w:rPr>
          <w:rtl w:val="0"/>
        </w:rPr>
        <w:t xml:space="preserve"> is also a model organism used in scientific research. As an easily culturable and resilient eukaryote, it has proven to be extremely useful to humans on a number of counts. On the other end of the spectrum, some</w:t>
      </w:r>
      <w:r w:rsidDel="00000000" w:rsidR="00000000" w:rsidRPr="00000000">
        <w:rPr>
          <w:color w:val="000000"/>
          <w:rtl w:val="0"/>
        </w:rPr>
        <w:t xml:space="preserve"> species of yeasts are capable of causing serious diseases among humans</w:t>
      </w:r>
      <w:r w:rsidDel="00000000" w:rsidR="00000000" w:rsidRPr="00000000">
        <w:rPr>
          <w:rtl w:val="0"/>
        </w:rPr>
        <w:t xml:space="preserve">, including </w:t>
      </w:r>
      <w:r w:rsidDel="00000000" w:rsidR="00000000" w:rsidRPr="00000000">
        <w:rPr>
          <w:i w:val="1"/>
          <w:rtl w:val="0"/>
        </w:rPr>
        <w:t xml:space="preserve">Crypotococcus neoformans,</w:t>
      </w:r>
      <w:r w:rsidDel="00000000" w:rsidR="00000000" w:rsidRPr="00000000">
        <w:rPr>
          <w:rtl w:val="0"/>
        </w:rPr>
        <w:t xml:space="preserve"> which is also a potential endophyte of </w:t>
      </w:r>
      <w:r w:rsidDel="00000000" w:rsidR="00000000" w:rsidRPr="00000000">
        <w:rPr>
          <w:i w:val="1"/>
          <w:rtl w:val="0"/>
        </w:rPr>
        <w:t xml:space="preserve">Cannabis</w:t>
      </w:r>
      <w:r w:rsidDel="00000000" w:rsidR="00000000" w:rsidRPr="00000000">
        <w:rPr>
          <w:rtl w:val="0"/>
        </w:rPr>
        <w:t xml:space="preserve"> and the cause of cryptococcosis.</w:t>
      </w:r>
    </w:p>
    <w:p w:rsidR="00000000" w:rsidDel="00000000" w:rsidP="00000000" w:rsidRDefault="00000000" w:rsidRPr="00000000" w14:paraId="00000026">
      <w:pPr>
        <w:pageBreakBefore w:val="0"/>
        <w:ind w:firstLine="720"/>
        <w:jc w:val="center"/>
        <w:rPr/>
      </w:pPr>
      <w:r w:rsidDel="00000000" w:rsidR="00000000" w:rsidRPr="00000000">
        <w:rPr>
          <w:color w:val="000000"/>
          <w:sz w:val="22"/>
          <w:szCs w:val="22"/>
        </w:rPr>
        <w:drawing>
          <wp:inline distB="114300" distT="114300" distL="114300" distR="114300">
            <wp:extent cx="3319463" cy="2766219"/>
            <wp:effectExtent b="0" l="0" r="0" t="0"/>
            <wp:docPr id="3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319463" cy="276621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color w:val="000000"/>
          <w:rtl w:val="0"/>
        </w:rPr>
        <w:t xml:space="preserve">Figure 3.</w:t>
      </w:r>
      <w:r w:rsidDel="00000000" w:rsidR="00000000" w:rsidRPr="00000000">
        <w:rPr>
          <w:rtl w:val="0"/>
        </w:rPr>
        <w:t xml:space="preserve">7. A</w:t>
      </w:r>
      <w:r w:rsidDel="00000000" w:rsidR="00000000" w:rsidRPr="00000000">
        <w:rPr>
          <w:color w:val="000000"/>
          <w:rtl w:val="0"/>
        </w:rPr>
        <w:t xml:space="preserve">. Filamentous fungus growing on a petri dish in a laboratory</w:t>
      </w:r>
      <w:r w:rsidDel="00000000" w:rsidR="00000000" w:rsidRPr="00000000">
        <w:rPr>
          <w:rtl w:val="0"/>
        </w:rPr>
        <w:t xml:space="preserve">. B. Yeast being cultured on a perti dish in a laboratory.</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 Filamentous fungus growing on/degrading a log (saprophytic fungus)</w:t>
      </w:r>
      <w:r w:rsidDel="00000000" w:rsidR="00000000" w:rsidRPr="00000000">
        <w:rPr>
          <w:rtl w:val="0"/>
        </w:rPr>
        <w:t xml:space="preserve">. D</w:t>
      </w:r>
      <w:r w:rsidDel="00000000" w:rsidR="00000000" w:rsidRPr="00000000">
        <w:rPr>
          <w:color w:val="000000"/>
          <w:rtl w:val="0"/>
        </w:rPr>
        <w:t xml:space="preserve">. Yeast being grown in liquid culture to pitch for brewing beer, (</w:t>
      </w:r>
      <w:r w:rsidDel="00000000" w:rsidR="00000000" w:rsidRPr="00000000">
        <w:rPr>
          <w:rtl w:val="0"/>
        </w:rPr>
        <w:t xml:space="preserve">A</w:t>
      </w:r>
      <w:r w:rsidDel="00000000" w:rsidR="00000000" w:rsidRPr="00000000">
        <w:rPr>
          <w:color w:val="000000"/>
          <w:rtl w:val="0"/>
        </w:rPr>
        <w:t xml:space="preserve">.</w:t>
      </w:r>
      <w:hyperlink r:id="rId17">
        <w:r w:rsidDel="00000000" w:rsidR="00000000" w:rsidRPr="00000000">
          <w:rPr>
            <w:color w:val="000000"/>
            <w:rtl w:val="0"/>
          </w:rPr>
          <w:t xml:space="preserve"> </w:t>
        </w:r>
      </w:hyperlink>
      <w:hyperlink r:id="rId18">
        <w:r w:rsidDel="00000000" w:rsidR="00000000" w:rsidRPr="00000000">
          <w:rPr>
            <w:color w:val="1155cc"/>
            <w:u w:val="single"/>
            <w:rtl w:val="0"/>
          </w:rPr>
          <w:t xml:space="preserve">http://microbiologyonline.org/</w:t>
        </w:r>
      </w:hyperlink>
      <w:r w:rsidDel="00000000" w:rsidR="00000000" w:rsidRPr="00000000">
        <w:rPr>
          <w:color w:val="000000"/>
          <w:rtl w:val="0"/>
        </w:rPr>
        <w:t xml:space="preserve">, </w:t>
      </w:r>
      <w:r w:rsidDel="00000000" w:rsidR="00000000" w:rsidRPr="00000000">
        <w:rPr>
          <w:rtl w:val="0"/>
        </w:rPr>
        <w:t xml:space="preserve">B. dcylab.wordpress.com, C</w:t>
      </w:r>
      <w:r w:rsidDel="00000000" w:rsidR="00000000" w:rsidRPr="00000000">
        <w:rPr>
          <w:color w:val="000000"/>
          <w:rtl w:val="0"/>
        </w:rPr>
        <w:t xml:space="preserve">. eurekabrewing.wordpress.com, </w:t>
      </w:r>
      <w:r w:rsidDel="00000000" w:rsidR="00000000" w:rsidRPr="00000000">
        <w:rPr>
          <w:rtl w:val="0"/>
        </w:rPr>
        <w:t xml:space="preserve">D</w:t>
      </w:r>
      <w:r w:rsidDel="00000000" w:rsidR="00000000" w:rsidRPr="00000000">
        <w:rPr>
          <w:color w:val="000000"/>
          <w:rtl w:val="0"/>
        </w:rPr>
        <w:t xml:space="preserve">. gardenoftomorrow.com).</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spacing w:line="480" w:lineRule="auto"/>
        <w:ind w:firstLine="720"/>
        <w:rPr/>
      </w:pPr>
      <w:r w:rsidDel="00000000" w:rsidR="00000000" w:rsidRPr="00000000">
        <w:rPr>
          <w:color w:val="000000"/>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r w:rsidDel="00000000" w:rsidR="00000000" w:rsidRPr="00000000">
        <w:rPr>
          <w:rtl w:val="0"/>
        </w:rPr>
      </w:r>
    </w:p>
    <w:p w:rsidR="00000000" w:rsidDel="00000000" w:rsidP="00000000" w:rsidRDefault="00000000" w:rsidRPr="00000000" w14:paraId="0000002A">
      <w:pPr>
        <w:pageBreakBefore w:val="0"/>
        <w:spacing w:line="480" w:lineRule="auto"/>
        <w:ind w:firstLine="720"/>
        <w:rPr/>
      </w:pPr>
      <w:r w:rsidDel="00000000" w:rsidR="00000000" w:rsidRPr="00000000">
        <w:rPr>
          <w:color w:val="000000"/>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w:t>
      </w:r>
      <w:r w:rsidDel="00000000" w:rsidR="00000000" w:rsidRPr="00000000">
        <w:rPr>
          <w:rtl w:val="0"/>
        </w:rPr>
        <w:t xml:space="preserve">, </w:t>
      </w:r>
      <w:r w:rsidDel="00000000" w:rsidR="00000000" w:rsidRPr="00000000">
        <w:rPr>
          <w:color w:val="000000"/>
          <w:rtl w:val="0"/>
        </w:rPr>
        <w:t xml:space="preserve">influence plant growth, and help shape the soil structure. Without them, the soil, and therefore the plants, would behave very differently.</w:t>
      </w:r>
      <w:r w:rsidDel="00000000" w:rsidR="00000000" w:rsidRPr="00000000">
        <w:rPr>
          <w:rtl w:val="0"/>
        </w:rPr>
      </w:r>
    </w:p>
    <w:p w:rsidR="00000000" w:rsidDel="00000000" w:rsidP="00000000" w:rsidRDefault="00000000" w:rsidRPr="00000000" w14:paraId="0000002B">
      <w:pPr>
        <w:pageBreakBefore w:val="0"/>
        <w:spacing w:line="480" w:lineRule="auto"/>
        <w:ind w:firstLine="720"/>
        <w:rPr/>
      </w:pPr>
      <w:r w:rsidDel="00000000" w:rsidR="00000000" w:rsidRPr="00000000">
        <w:rPr>
          <w:rtl w:val="0"/>
        </w:rPr>
      </w:r>
    </w:p>
    <w:p w:rsidR="00000000" w:rsidDel="00000000" w:rsidP="00000000" w:rsidRDefault="00000000" w:rsidRPr="00000000" w14:paraId="0000002C">
      <w:pPr>
        <w:pageBreakBefore w:val="0"/>
        <w:spacing w:line="480" w:lineRule="auto"/>
        <w:ind w:left="0" w:firstLine="0"/>
        <w:rPr/>
      </w:pPr>
      <w:r w:rsidDel="00000000" w:rsidR="00000000" w:rsidRPr="00000000">
        <w:rPr>
          <w:rtl w:val="0"/>
        </w:rPr>
      </w:r>
    </w:p>
    <w:p w:rsidR="00000000" w:rsidDel="00000000" w:rsidP="00000000" w:rsidRDefault="00000000" w:rsidRPr="00000000" w14:paraId="0000002D">
      <w:pPr>
        <w:pageBreakBefore w:val="0"/>
        <w:spacing w:line="480" w:lineRule="auto"/>
        <w:ind w:left="0" w:firstLine="0"/>
        <w:rPr>
          <w:i w:val="1"/>
        </w:rPr>
      </w:pPr>
      <w:r w:rsidDel="00000000" w:rsidR="00000000" w:rsidRPr="00000000">
        <w:rPr>
          <w:i w:val="1"/>
          <w:rtl w:val="0"/>
        </w:rPr>
        <w:t xml:space="preserve">Conclusions</w:t>
      </w:r>
    </w:p>
    <w:p w:rsidR="00000000" w:rsidDel="00000000" w:rsidP="00000000" w:rsidRDefault="00000000" w:rsidRPr="00000000" w14:paraId="0000002E">
      <w:pPr>
        <w:pageBreakBefore w:val="0"/>
        <w:spacing w:line="480" w:lineRule="auto"/>
        <w:ind w:left="0" w:firstLine="720"/>
        <w:rPr/>
      </w:pPr>
      <w:r w:rsidDel="00000000" w:rsidR="00000000" w:rsidRPr="00000000">
        <w:rPr>
          <w:rtl w:val="0"/>
        </w:rPr>
        <w:t xml:space="preserve">F</w:t>
      </w:r>
      <w:r w:rsidDel="00000000" w:rsidR="00000000" w:rsidRPr="00000000">
        <w:rPr>
          <w:color w:val="000000"/>
          <w:rtl w:val="0"/>
        </w:rPr>
        <w:t xml:space="preserve">ungi either grow as a unicellular yeasts</w:t>
      </w:r>
      <w:r w:rsidDel="00000000" w:rsidR="00000000" w:rsidRPr="00000000">
        <w:rPr>
          <w:rtl w:val="0"/>
        </w:rPr>
        <w:t xml:space="preserve">, </w:t>
      </w:r>
      <w:r w:rsidDel="00000000" w:rsidR="00000000" w:rsidRPr="00000000">
        <w:rPr>
          <w:color w:val="000000"/>
          <w:rtl w:val="0"/>
        </w:rPr>
        <w:t xml:space="preserve">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Filamentous fungi may also differentiate into specialized structures and have complex patterns of nutrient transport and metabolic coordination. This can </w:t>
      </w:r>
      <w:r w:rsidDel="00000000" w:rsidR="00000000" w:rsidRPr="00000000">
        <w:rPr>
          <w:rtl w:val="0"/>
        </w:rPr>
        <w:t xml:space="preserve">be particularly useful when claiming territory and food resources over long periods of time. Some filamentous fungi can grow perennial structures that persist and function for years and even decades. </w:t>
      </w:r>
      <w:r w:rsidDel="00000000" w:rsidR="00000000" w:rsidRPr="00000000">
        <w:rPr>
          <w:color w:val="000000"/>
          <w:rtl w:val="0"/>
        </w:rPr>
        <w:t xml:space="preserve"> However, being small and simple in design has its benefits as well. Yeasts are capable of reproducing at an extraordinary rate. Because they are just a single cell, everything the organism needs to survive and reproduce is kept in every cell. </w:t>
      </w:r>
      <w:r w:rsidDel="00000000" w:rsidR="00000000" w:rsidRPr="00000000">
        <w:rPr>
          <w:rtl w:val="0"/>
        </w:rPr>
      </w:r>
    </w:p>
    <w:p w:rsidR="00000000" w:rsidDel="00000000" w:rsidP="00000000" w:rsidRDefault="00000000" w:rsidRPr="00000000" w14:paraId="0000002F">
      <w:pPr>
        <w:pageBreakBefore w:val="0"/>
        <w:spacing w:line="480" w:lineRule="auto"/>
        <w:ind w:firstLine="720"/>
        <w:rPr/>
      </w:pPr>
      <w:r w:rsidDel="00000000" w:rsidR="00000000" w:rsidRPr="00000000">
        <w:rPr>
          <w:color w:val="000000"/>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r w:rsidDel="00000000" w:rsidR="00000000" w:rsidRPr="00000000">
        <w:rPr>
          <w:rtl w:val="0"/>
        </w:rPr>
      </w:r>
    </w:p>
    <w:p w:rsidR="00000000" w:rsidDel="00000000" w:rsidP="00000000" w:rsidRDefault="00000000" w:rsidRPr="00000000" w14:paraId="00000030">
      <w:pPr>
        <w:pageBreakBefore w:val="0"/>
        <w:spacing w:line="480" w:lineRule="auto"/>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1">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32">
      <w:pPr>
        <w:pageBreakBefore w:val="0"/>
        <w:spacing w:after="240" w:line="480" w:lineRule="auto"/>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3-18T21:17:00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another diagram of a vacuole merging with cell wall and releasing enzymes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004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biology-pictures.blogspot.com/" TargetMode="External"/><Relationship Id="rId13" Type="http://schemas.openxmlformats.org/officeDocument/2006/relationships/image" Target="media/image5.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image" Target="media/image3.jpg"/><Relationship Id="rId14" Type="http://schemas.openxmlformats.org/officeDocument/2006/relationships/image" Target="media/image2.jpg"/><Relationship Id="rId17" Type="http://schemas.openxmlformats.org/officeDocument/2006/relationships/hyperlink" Target="http://microbiologyonline.org/" TargetMode="External"/><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microbiologyonline.org/"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CErQO5BVjFVXVDjAdCLm02Q4w==">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