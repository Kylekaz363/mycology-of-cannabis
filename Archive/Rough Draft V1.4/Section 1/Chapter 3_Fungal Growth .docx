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pPr>
      <w:r w:rsidDel="00000000" w:rsidR="00000000" w:rsidRPr="00000000">
        <w:rPr>
          <w:b w:val="1"/>
          <w:color w:val="000000"/>
          <w:sz w:val="22"/>
          <w:szCs w:val="22"/>
          <w:rtl w:val="0"/>
        </w:rPr>
        <w:t xml:space="preserve">Chapter </w:t>
      </w:r>
      <w:r w:rsidDel="00000000" w:rsidR="00000000" w:rsidRPr="00000000">
        <w:rPr>
          <w:b w:val="1"/>
          <w:sz w:val="22"/>
          <w:szCs w:val="22"/>
          <w:rtl w:val="0"/>
        </w:rPr>
        <w:t xml:space="preserve">3</w:t>
      </w:r>
      <w:r w:rsidDel="00000000" w:rsidR="00000000" w:rsidRPr="00000000">
        <w:rPr>
          <w:b w:val="1"/>
          <w:color w:val="000000"/>
          <w:sz w:val="22"/>
          <w:szCs w:val="22"/>
          <w:rtl w:val="0"/>
        </w:rPr>
        <w:t xml:space="preserve">.</w:t>
      </w:r>
      <w:r w:rsidDel="00000000" w:rsidR="00000000" w:rsidRPr="00000000">
        <w:rPr>
          <w:rtl w:val="0"/>
        </w:rPr>
      </w:r>
    </w:p>
    <w:p w:rsidR="00000000" w:rsidDel="00000000" w:rsidP="00000000" w:rsidRDefault="00000000" w:rsidRPr="00000000" w14:paraId="00000002">
      <w:pPr>
        <w:pageBreakBefore w:val="0"/>
        <w:jc w:val="center"/>
        <w:rPr/>
      </w:pPr>
      <w:bookmarkStart w:colFirst="0" w:colLast="0" w:name="_heading=h.gjdgxs" w:id="0"/>
      <w:bookmarkEnd w:id="0"/>
      <w:r w:rsidDel="00000000" w:rsidR="00000000" w:rsidRPr="00000000">
        <w:rPr>
          <w:b w:val="1"/>
          <w:color w:val="000000"/>
          <w:sz w:val="22"/>
          <w:szCs w:val="22"/>
          <w:rtl w:val="0"/>
        </w:rPr>
        <w:t xml:space="preserve">Fungal Growth</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r>
    </w:p>
    <w:p w:rsidR="00000000" w:rsidDel="00000000" w:rsidP="00000000" w:rsidRDefault="00000000" w:rsidRPr="00000000" w14:paraId="00000004">
      <w:pPr>
        <w:pageBreakBefore w:val="0"/>
        <w:spacing w:line="480" w:lineRule="auto"/>
        <w:ind w:firstLine="720"/>
        <w:rPr/>
      </w:pPr>
      <w:r w:rsidDel="00000000" w:rsidR="00000000" w:rsidRPr="00000000">
        <w:rPr>
          <w:rtl w:val="0"/>
        </w:rPr>
        <w:t xml:space="preserve">This chapter will describe how fungi grow and obtain nutrients and other resources from the surrounding environment. Fungi are unique organisms that have features not found elsewhere in biology. Therefore it is important as cultivators to understand how fungi grow in hope of encouraging growth of beneficial fungi while inhibiting the growth and presence of fungal pathogens.</w:t>
      </w:r>
    </w:p>
    <w:p w:rsidR="00000000" w:rsidDel="00000000" w:rsidP="00000000" w:rsidRDefault="00000000" w:rsidRPr="00000000" w14:paraId="00000005">
      <w:pPr>
        <w:pageBreakBefore w:val="0"/>
        <w:spacing w:line="480" w:lineRule="auto"/>
        <w:ind w:firstLine="720"/>
        <w:rPr/>
      </w:pPr>
      <w:r w:rsidDel="00000000" w:rsidR="00000000" w:rsidRPr="00000000">
        <w:rPr>
          <w:color w:val="000000"/>
          <w:rtl w:val="0"/>
        </w:rPr>
        <w:t xml:space="preserve">There are two main types of growth forms that fungi display; filamentous and yeast. The body of filamentous fungi is made of thin, thread-like, typically cylindrical cells that are extensively branched called hyphae (sing. hypha). These cells allow filamentous fungi to penetrate through substrates. All of the hyphae from an individual fungus is collectively called mycelium (plural mycelia when referring to more than one fungal </w:t>
      </w:r>
      <w:r w:rsidDel="00000000" w:rsidR="00000000" w:rsidRPr="00000000">
        <w:rPr>
          <w:rtl w:val="0"/>
        </w:rPr>
        <w:t xml:space="preserve">individual</w:t>
      </w:r>
      <w:r w:rsidDel="00000000" w:rsidR="00000000" w:rsidRPr="00000000">
        <w:rPr>
          <w:color w:val="000000"/>
          <w:rtl w:val="0"/>
        </w:rPr>
        <w:t xml:space="preserve">). The mycelium is the vegetative body of the fungus and is the necessary form for the filamentous fungi to collect nutrients and water (see Fig. 1). </w:t>
      </w:r>
      <w:r w:rsidDel="00000000" w:rsidR="00000000" w:rsidRPr="00000000">
        <w:rPr>
          <w:rtl w:val="0"/>
        </w:rPr>
        <w:t xml:space="preserve"> </w:t>
      </w:r>
    </w:p>
    <w:p w:rsidR="00000000" w:rsidDel="00000000" w:rsidP="00000000" w:rsidRDefault="00000000" w:rsidRPr="00000000" w14:paraId="00000006">
      <w:pPr>
        <w:pageBreakBefore w:val="0"/>
        <w:spacing w:line="480" w:lineRule="auto"/>
        <w:ind w:firstLine="720"/>
        <w:rPr/>
      </w:pPr>
      <w:r w:rsidDel="00000000" w:rsidR="00000000" w:rsidRPr="00000000">
        <w:rPr>
          <w:rtl w:val="0"/>
        </w:rPr>
        <w:t xml:space="preserve">Yeast are single celled fungi, usually spherical, that do not form hyphae. Some fungi can take on a yeast or a filamentous form, depending on the growth stage and environmental conditions. Fungi capable of this versatility in form are referred to as dimorphic. </w:t>
      </w:r>
    </w:p>
    <w:p w:rsidR="00000000" w:rsidDel="00000000" w:rsidP="00000000" w:rsidRDefault="00000000" w:rsidRPr="00000000" w14:paraId="00000007">
      <w:pPr>
        <w:pageBreakBefore w:val="0"/>
        <w:spacing w:line="480" w:lineRule="auto"/>
        <w:ind w:firstLine="720"/>
        <w:rPr/>
      </w:pPr>
      <w:r w:rsidDel="00000000" w:rsidR="00000000" w:rsidRPr="00000000">
        <w:rPr>
          <w:rtl w:val="0"/>
        </w:rPr>
      </w:r>
    </w:p>
    <w:p w:rsidR="00000000" w:rsidDel="00000000" w:rsidP="00000000" w:rsidRDefault="00000000" w:rsidRPr="00000000" w14:paraId="00000008">
      <w:pPr>
        <w:pageBreakBefore w:val="0"/>
        <w:jc w:val="center"/>
        <w:rPr/>
      </w:pPr>
      <w:sdt>
        <w:sdtPr>
          <w:tag w:val="goog_rdk_0"/>
        </w:sdtPr>
        <w:sdtContent>
          <w:commentRangeStart w:id="0"/>
        </w:sdtContent>
      </w:sdt>
      <w:r w:rsidDel="00000000" w:rsidR="00000000" w:rsidRPr="00000000">
        <w:rPr>
          <w:sz w:val="22"/>
          <w:szCs w:val="22"/>
        </w:rPr>
        <w:drawing>
          <wp:inline distB="0" distT="0" distL="0" distR="0">
            <wp:extent cx="4140200" cy="3263900"/>
            <wp:effectExtent b="0" l="0" r="0" t="0"/>
            <wp:docPr descr="mage result for hyphae vs mycelium diagram" id="39" name="image7.jpg"/>
            <a:graphic>
              <a:graphicData uri="http://schemas.openxmlformats.org/drawingml/2006/picture">
                <pic:pic>
                  <pic:nvPicPr>
                    <pic:cNvPr descr="mage result for hyphae vs mycelium diagram" id="0" name="image7.jpg"/>
                    <pic:cNvPicPr preferRelativeResize="0"/>
                  </pic:nvPicPr>
                  <pic:blipFill>
                    <a:blip r:embed="rId9"/>
                    <a:srcRect b="0" l="0" r="0" t="0"/>
                    <a:stretch>
                      <a:fillRect/>
                    </a:stretch>
                  </pic:blipFill>
                  <pic:spPr>
                    <a:xfrm>
                      <a:off x="0" y="0"/>
                      <a:ext cx="4140200" cy="32639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    Figure 3.1. Mycelium comprises the totality of individual hyphal strands from a single fungus. Mycelium grows around and through food sources, such as the decomposing wood chips pictured. Once the proper environmental cues are received, mycelium begins to coalesce into tightly packed structures which will grow into mushrooms. The mushrooms are the part of the fungus that bear the reproductive structure where spores will be produced via meiosis. (</w:t>
      </w:r>
      <w:hyperlink r:id="rId10">
        <w:r w:rsidDel="00000000" w:rsidR="00000000" w:rsidRPr="00000000">
          <w:rPr>
            <w:color w:val="1155cc"/>
            <w:u w:val="single"/>
            <w:rtl w:val="0"/>
          </w:rPr>
          <w:t xml:space="preserve">http://biology-pictures.blogspot.com/</w:t>
        </w:r>
      </w:hyperlink>
      <w:r w:rsidDel="00000000" w:rsidR="00000000" w:rsidRPr="00000000">
        <w:rPr>
          <w:rtl w:val="0"/>
        </w:rPr>
        <w:t xml:space="preserve">)</w:t>
      </w:r>
    </w:p>
    <w:p w:rsidR="00000000" w:rsidDel="00000000" w:rsidP="00000000" w:rsidRDefault="00000000" w:rsidRPr="00000000" w14:paraId="0000000A">
      <w:pPr>
        <w:pageBreakBefore w:val="0"/>
        <w:spacing w:line="480" w:lineRule="auto"/>
        <w:ind w:firstLine="720"/>
        <w:rPr/>
      </w:pPr>
      <w:r w:rsidDel="00000000" w:rsidR="00000000" w:rsidRPr="00000000">
        <w:rPr>
          <w:rtl w:val="0"/>
        </w:rPr>
      </w:r>
    </w:p>
    <w:p w:rsidR="00000000" w:rsidDel="00000000" w:rsidP="00000000" w:rsidRDefault="00000000" w:rsidRPr="00000000" w14:paraId="0000000B">
      <w:pPr>
        <w:pageBreakBefore w:val="0"/>
        <w:spacing w:line="480" w:lineRule="auto"/>
        <w:ind w:firstLine="720"/>
        <w:rPr/>
      </w:pPr>
      <w:r w:rsidDel="00000000" w:rsidR="00000000" w:rsidRPr="00000000">
        <w:rPr>
          <w:color w:val="000000"/>
          <w:rtl w:val="0"/>
        </w:rPr>
        <w:t xml:space="preserve">Yeast forms </w:t>
      </w:r>
      <w:r w:rsidDel="00000000" w:rsidR="00000000" w:rsidRPr="00000000">
        <w:rPr>
          <w:rtl w:val="0"/>
        </w:rPr>
        <w:t xml:space="preserve">exist</w:t>
      </w:r>
      <w:r w:rsidDel="00000000" w:rsidR="00000000" w:rsidRPr="00000000">
        <w:rPr>
          <w:color w:val="000000"/>
          <w:rtl w:val="0"/>
        </w:rPr>
        <w:t xml:space="preserve"> </w:t>
      </w:r>
      <w:r w:rsidDel="00000000" w:rsidR="00000000" w:rsidRPr="00000000">
        <w:rPr>
          <w:rtl w:val="0"/>
        </w:rPr>
        <w:t xml:space="preserve">as single</w:t>
      </w:r>
      <w:r w:rsidDel="00000000" w:rsidR="00000000" w:rsidRPr="00000000">
        <w:rPr>
          <w:color w:val="000000"/>
          <w:rtl w:val="0"/>
        </w:rPr>
        <w:t xml:space="preserve"> cells </w:t>
      </w:r>
      <w:r w:rsidDel="00000000" w:rsidR="00000000" w:rsidRPr="00000000">
        <w:rPr>
          <w:rtl w:val="0"/>
        </w:rPr>
        <w:t xml:space="preserve">that</w:t>
      </w:r>
      <w:r w:rsidDel="00000000" w:rsidR="00000000" w:rsidRPr="00000000">
        <w:rPr>
          <w:color w:val="000000"/>
          <w:rtl w:val="0"/>
        </w:rPr>
        <w:t xml:space="preserve"> replicate via budding or fission, creating</w:t>
      </w:r>
      <w:r w:rsidDel="00000000" w:rsidR="00000000" w:rsidRPr="00000000">
        <w:rPr>
          <w:rtl w:val="0"/>
        </w:rPr>
        <w:t xml:space="preserve"> two</w:t>
      </w:r>
      <w:r w:rsidDel="00000000" w:rsidR="00000000" w:rsidRPr="00000000">
        <w:rPr>
          <w:color w:val="000000"/>
          <w:rtl w:val="0"/>
        </w:rPr>
        <w:t xml:space="preserve"> exact genetic cop</w:t>
      </w:r>
      <w:r w:rsidDel="00000000" w:rsidR="00000000" w:rsidRPr="00000000">
        <w:rPr>
          <w:rtl w:val="0"/>
        </w:rPr>
        <w:t xml:space="preserve">ies</w:t>
      </w:r>
      <w:r w:rsidDel="00000000" w:rsidR="00000000" w:rsidRPr="00000000">
        <w:rPr>
          <w:color w:val="000000"/>
          <w:rtl w:val="0"/>
        </w:rPr>
        <w:t xml:space="preserve"> of itself from a sin</w:t>
      </w:r>
      <w:r w:rsidDel="00000000" w:rsidR="00000000" w:rsidRPr="00000000">
        <w:rPr>
          <w:rtl w:val="0"/>
        </w:rPr>
        <w:t xml:space="preserve">gle mother cell</w:t>
      </w:r>
      <w:r w:rsidDel="00000000" w:rsidR="00000000" w:rsidRPr="00000000">
        <w:rPr>
          <w:color w:val="000000"/>
          <w:rtl w:val="0"/>
        </w:rPr>
        <w:t xml:space="preserve">. </w:t>
      </w:r>
      <w:r w:rsidDel="00000000" w:rsidR="00000000" w:rsidRPr="00000000">
        <w:rPr>
          <w:rtl w:val="0"/>
        </w:rPr>
        <w:t xml:space="preserve">In this way, vegetative growth in yeast is characterized by asexual reproduction of individual cells, rather than growth of a single contiguous hyphal body. Many y</w:t>
      </w:r>
      <w:r w:rsidDel="00000000" w:rsidR="00000000" w:rsidRPr="00000000">
        <w:rPr>
          <w:color w:val="000000"/>
          <w:rtl w:val="0"/>
        </w:rPr>
        <w:t xml:space="preserve">east can also reproduce via sexual replication. Yeast fungi are quite ubiquitous, </w:t>
      </w:r>
      <w:r w:rsidDel="00000000" w:rsidR="00000000" w:rsidRPr="00000000">
        <w:rPr>
          <w:rtl w:val="0"/>
        </w:rPr>
        <w:t xml:space="preserve">albeit</w:t>
      </w:r>
      <w:r w:rsidDel="00000000" w:rsidR="00000000" w:rsidRPr="00000000">
        <w:rPr>
          <w:color w:val="000000"/>
          <w:rtl w:val="0"/>
        </w:rPr>
        <w:t xml:space="preserve"> underappreciated, especially in agriculture settings</w:t>
      </w:r>
      <w:r w:rsidDel="00000000" w:rsidR="00000000" w:rsidRPr="00000000">
        <w:rPr>
          <w:rtl w:val="0"/>
        </w:rPr>
      </w:r>
    </w:p>
    <w:p w:rsidR="00000000" w:rsidDel="00000000" w:rsidP="00000000" w:rsidRDefault="00000000" w:rsidRPr="00000000" w14:paraId="0000000C">
      <w:pPr>
        <w:pageBreakBefore w:val="0"/>
        <w:spacing w:line="480" w:lineRule="auto"/>
        <w:rPr/>
      </w:pPr>
      <w:r w:rsidDel="00000000" w:rsidR="00000000" w:rsidRPr="00000000">
        <w:rPr>
          <w:rtl w:val="0"/>
        </w:rPr>
      </w:r>
    </w:p>
    <w:p w:rsidR="00000000" w:rsidDel="00000000" w:rsidP="00000000" w:rsidRDefault="00000000" w:rsidRPr="00000000" w14:paraId="0000000D">
      <w:pPr>
        <w:pageBreakBefore w:val="0"/>
        <w:spacing w:line="480" w:lineRule="auto"/>
        <w:ind w:left="0" w:firstLine="0"/>
        <w:rPr/>
      </w:pPr>
      <w:r w:rsidDel="00000000" w:rsidR="00000000" w:rsidRPr="00000000">
        <w:rPr>
          <w:i w:val="1"/>
          <w:color w:val="000000"/>
          <w:rtl w:val="0"/>
        </w:rPr>
        <w:t xml:space="preserve">Filamentous</w:t>
      </w:r>
      <w:r w:rsidDel="00000000" w:rsidR="00000000" w:rsidRPr="00000000">
        <w:rPr>
          <w:color w:val="000000"/>
          <w:rtl w:val="0"/>
        </w:rPr>
        <w:t xml:space="preserve"> </w:t>
      </w:r>
      <w:r w:rsidDel="00000000" w:rsidR="00000000" w:rsidRPr="00000000">
        <w:rPr>
          <w:i w:val="1"/>
          <w:color w:val="000000"/>
          <w:rtl w:val="0"/>
        </w:rPr>
        <w:t xml:space="preserve">fungi</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E">
      <w:pPr>
        <w:pageBreakBefore w:val="0"/>
        <w:spacing w:line="480" w:lineRule="auto"/>
        <w:ind w:firstLine="720"/>
        <w:rPr>
          <w:color w:val="000000"/>
        </w:rPr>
      </w:pPr>
      <w:r w:rsidDel="00000000" w:rsidR="00000000" w:rsidRPr="00000000">
        <w:rPr>
          <w:rtl w:val="0"/>
        </w:rPr>
        <w:t xml:space="preserve">Filamentous fungi eat and grow simultaneously. They do so by releasing enzymes ahead and out of the growing hyphal tip, then pushing through their food as they consume it</w:t>
      </w:r>
      <w:r w:rsidDel="00000000" w:rsidR="00000000" w:rsidRPr="00000000">
        <w:rPr>
          <w:color w:val="000000"/>
          <w:rtl w:val="0"/>
        </w:rPr>
        <w:t xml:space="preserve">. </w:t>
      </w:r>
      <w:r w:rsidDel="00000000" w:rsidR="00000000" w:rsidRPr="00000000">
        <w:rPr>
          <w:rtl w:val="0"/>
        </w:rPr>
        <w:t xml:space="preserve">To coordinate the release of enzymes, filamentous fungi have an organelle-like structure that is called a </w:t>
      </w:r>
      <w:r w:rsidDel="00000000" w:rsidR="00000000" w:rsidRPr="00000000">
        <w:rPr>
          <w:i w:val="1"/>
          <w:rtl w:val="0"/>
        </w:rPr>
        <w:t xml:space="preserve">spitzenkorper</w:t>
      </w:r>
      <w:r w:rsidDel="00000000" w:rsidR="00000000" w:rsidRPr="00000000">
        <w:rPr>
          <w:rtl w:val="0"/>
        </w:rPr>
        <w:t xml:space="preserve"> at the tip of growing hyphae (Figure 2.2). This microtubule-dense organizational center delivers vesicles full of enzymes directly outside the growing fungal tip. This external enzyme bath breaks down complex materials into more fundamental, nutritive molecules which are then accessible for endocytosis or direct absorption by the fungus (Steinberg 2014). Additionally, the breakdown of solid substrates clears a path for physical growth of and occupation by the fungus.</w:t>
      </w:r>
      <w:r w:rsidDel="00000000" w:rsidR="00000000" w:rsidRPr="00000000">
        <w:rPr>
          <w:color w:val="000000"/>
          <w:rtl w:val="0"/>
        </w:rPr>
        <w:t xml:space="preserve"> </w:t>
      </w:r>
    </w:p>
    <w:p w:rsidR="00000000" w:rsidDel="00000000" w:rsidP="00000000" w:rsidRDefault="00000000" w:rsidRPr="00000000" w14:paraId="0000000F">
      <w:pPr>
        <w:pageBreakBefore w:val="0"/>
        <w:spacing w:line="480" w:lineRule="auto"/>
        <w:ind w:firstLine="720"/>
        <w:rPr/>
      </w:pPr>
      <w:r w:rsidDel="00000000" w:rsidR="00000000" w:rsidRPr="00000000">
        <w:rPr>
          <w:rtl w:val="0"/>
        </w:rPr>
      </w:r>
    </w:p>
    <w:p w:rsidR="00000000" w:rsidDel="00000000" w:rsidP="00000000" w:rsidRDefault="00000000" w:rsidRPr="00000000" w14:paraId="00000010">
      <w:pPr>
        <w:pageBreakBefore w:val="0"/>
        <w:spacing w:line="480" w:lineRule="auto"/>
        <w:ind w:firstLine="720"/>
        <w:rPr/>
      </w:pPr>
      <w:r w:rsidDel="00000000" w:rsidR="00000000" w:rsidRPr="00000000">
        <w:rPr>
          <w:sz w:val="22"/>
          <w:szCs w:val="22"/>
        </w:rPr>
        <w:drawing>
          <wp:inline distB="0" distT="0" distL="0" distR="0">
            <wp:extent cx="5943600" cy="2654300"/>
            <wp:effectExtent b="0" l="0" r="0" t="0"/>
            <wp:docPr descr="mage result for exocytosis diagram growing fungus tip" id="41" name="image4.png"/>
            <a:graphic>
              <a:graphicData uri="http://schemas.openxmlformats.org/drawingml/2006/picture">
                <pic:pic>
                  <pic:nvPicPr>
                    <pic:cNvPr descr="mage result for exocytosis diagram growing fungus tip" id="0" name="image4.png"/>
                    <pic:cNvPicPr preferRelativeResize="0"/>
                  </pic:nvPicPr>
                  <pic:blipFill>
                    <a:blip r:embed="rId1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Figure 3.2. Growing fungal tip secretes enzymes and releases them into the environment (exocytosis) and then transporting smaller molecules back into the hypha for growth (endocytosis). (Riquelme </w:t>
      </w:r>
      <w:sdt>
        <w:sdtPr>
          <w:tag w:val="goog_rdk_1"/>
        </w:sdtPr>
        <w:sdtContent>
          <w:commentRangeStart w:id="1"/>
        </w:sdtContent>
      </w:sdt>
      <w:r w:rsidDel="00000000" w:rsidR="00000000" w:rsidRPr="00000000">
        <w:rPr>
          <w:rtl w:val="0"/>
        </w:rPr>
        <w:t xml:space="preserve">2013</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12">
      <w:pPr>
        <w:pageBreakBefore w:val="0"/>
        <w:spacing w:line="480" w:lineRule="auto"/>
        <w:ind w:firstLine="720"/>
        <w:rPr/>
      </w:pPr>
      <w:r w:rsidDel="00000000" w:rsidR="00000000" w:rsidRPr="00000000">
        <w:rPr>
          <w:rtl w:val="0"/>
        </w:rPr>
      </w:r>
    </w:p>
    <w:p w:rsidR="00000000" w:rsidDel="00000000" w:rsidP="00000000" w:rsidRDefault="00000000" w:rsidRPr="00000000" w14:paraId="00000013">
      <w:pPr>
        <w:pageBreakBefore w:val="0"/>
        <w:spacing w:line="480" w:lineRule="auto"/>
        <w:ind w:firstLine="720"/>
        <w:rPr/>
      </w:pPr>
      <w:r w:rsidDel="00000000" w:rsidR="00000000" w:rsidRPr="00000000">
        <w:rPr>
          <w:color w:val="000000"/>
          <w:rtl w:val="0"/>
        </w:rPr>
        <w:t xml:space="preserve">Once inside the hyphae, molecules are further broken down and metaboli</w:t>
      </w:r>
      <w:r w:rsidDel="00000000" w:rsidR="00000000" w:rsidRPr="00000000">
        <w:rPr>
          <w:rtl w:val="0"/>
        </w:rPr>
        <w:t xml:space="preserve">z</w:t>
      </w:r>
      <w:r w:rsidDel="00000000" w:rsidR="00000000" w:rsidRPr="00000000">
        <w:rPr>
          <w:color w:val="000000"/>
          <w:rtl w:val="0"/>
        </w:rPr>
        <w:t xml:space="preserve">ed by the fungus for all of its </w:t>
      </w:r>
      <w:r w:rsidDel="00000000" w:rsidR="00000000" w:rsidRPr="00000000">
        <w:rPr>
          <w:rtl w:val="0"/>
        </w:rPr>
        <w:t xml:space="preserve">life</w:t>
      </w:r>
      <w:r w:rsidDel="00000000" w:rsidR="00000000" w:rsidRPr="00000000">
        <w:rPr>
          <w:color w:val="000000"/>
          <w:rtl w:val="0"/>
        </w:rPr>
        <w:t xml:space="preserve"> functions and growth, </w:t>
      </w:r>
      <w:r w:rsidDel="00000000" w:rsidR="00000000" w:rsidRPr="00000000">
        <w:rPr>
          <w:rtl w:val="0"/>
        </w:rPr>
        <w:t xml:space="preserve">including</w:t>
      </w:r>
      <w:r w:rsidDel="00000000" w:rsidR="00000000" w:rsidRPr="00000000">
        <w:rPr>
          <w:color w:val="000000"/>
          <w:rtl w:val="0"/>
        </w:rPr>
        <w:t xml:space="preserve"> synthesizing proteins, cell walls, hormones, </w:t>
      </w:r>
      <w:r w:rsidDel="00000000" w:rsidR="00000000" w:rsidRPr="00000000">
        <w:rPr>
          <w:rtl w:val="0"/>
        </w:rPr>
        <w:t xml:space="preserve">etc.</w:t>
      </w:r>
      <w:r w:rsidDel="00000000" w:rsidR="00000000" w:rsidRPr="00000000">
        <w:rPr>
          <w:color w:val="000000"/>
          <w:rtl w:val="0"/>
        </w:rPr>
        <w:t xml:space="preserve">. This is how a fungus ‘eats’, consumes resources,  and grows. As </w:t>
      </w:r>
      <w:r w:rsidDel="00000000" w:rsidR="00000000" w:rsidRPr="00000000">
        <w:rPr>
          <w:rtl w:val="0"/>
        </w:rPr>
        <w:t xml:space="preserve">the </w:t>
      </w:r>
      <w:r w:rsidDel="00000000" w:rsidR="00000000" w:rsidRPr="00000000">
        <w:rPr>
          <w:color w:val="000000"/>
          <w:rtl w:val="0"/>
        </w:rPr>
        <w:t xml:space="preserve">keen mycologist Tom Volk often </w:t>
      </w:r>
      <w:r w:rsidDel="00000000" w:rsidR="00000000" w:rsidRPr="00000000">
        <w:rPr>
          <w:rtl w:val="0"/>
        </w:rPr>
        <w:t xml:space="preserve">explains</w:t>
      </w:r>
      <w:r w:rsidDel="00000000" w:rsidR="00000000" w:rsidRPr="00000000">
        <w:rPr>
          <w:color w:val="000000"/>
          <w:rtl w:val="0"/>
        </w:rPr>
        <w:t xml:space="preserve">, “</w:t>
      </w:r>
      <w:r w:rsidDel="00000000" w:rsidR="00000000" w:rsidRPr="00000000">
        <w:rPr>
          <w:rtl w:val="0"/>
        </w:rPr>
        <w:t xml:space="preserve">i</w:t>
      </w:r>
      <w:r w:rsidDel="00000000" w:rsidR="00000000" w:rsidRPr="00000000">
        <w:rPr>
          <w:color w:val="000000"/>
          <w:rtl w:val="0"/>
        </w:rPr>
        <w:t xml:space="preserve">t would be as if I went to a 5 star restaurant and ordered the surf and turf (or tofu surprise) and then when the meal came I vomited all over the dish and then stuck my hands over the mess to absorb the nutrients back into my body.” Quite the image. </w:t>
      </w:r>
      <w:r w:rsidDel="00000000" w:rsidR="00000000" w:rsidRPr="00000000">
        <w:rPr>
          <w:rtl w:val="0"/>
        </w:rPr>
      </w:r>
    </w:p>
    <w:p w:rsidR="00000000" w:rsidDel="00000000" w:rsidP="00000000" w:rsidRDefault="00000000" w:rsidRPr="00000000" w14:paraId="00000014">
      <w:pPr>
        <w:pageBreakBefore w:val="0"/>
        <w:spacing w:line="480" w:lineRule="auto"/>
        <w:ind w:firstLine="720"/>
        <w:rPr/>
      </w:pPr>
      <w:r w:rsidDel="00000000" w:rsidR="00000000" w:rsidRPr="00000000">
        <w:rPr>
          <w:color w:val="000000"/>
          <w:rtl w:val="0"/>
        </w:rPr>
        <w:t xml:space="preserve">Another trait that some filamentous fungi possess is having </w:t>
      </w:r>
      <w:r w:rsidDel="00000000" w:rsidR="00000000" w:rsidRPr="00000000">
        <w:rPr>
          <w:i w:val="1"/>
          <w:color w:val="000000"/>
          <w:rtl w:val="0"/>
        </w:rPr>
        <w:t xml:space="preserve">septa</w:t>
      </w:r>
      <w:r w:rsidDel="00000000" w:rsidR="00000000" w:rsidRPr="00000000">
        <w:rPr>
          <w:color w:val="000000"/>
          <w:rtl w:val="0"/>
        </w:rPr>
        <w:t xml:space="preserve">. Septa are crosswalls that some fungi produce behind the growing tip in order to divide the hyphae into different ‘cells’. These septa are perforated, allowing some organelles to pass while blocking others. Because </w:t>
      </w:r>
      <w:r w:rsidDel="00000000" w:rsidR="00000000" w:rsidRPr="00000000">
        <w:rPr>
          <w:rtl w:val="0"/>
        </w:rPr>
        <w:t xml:space="preserve">many groups of fungi allow the movement of so much of their cellular contents, sometimes including nuclei, the individuality of each cell isn’t always clearcut. </w:t>
      </w:r>
    </w:p>
    <w:p w:rsidR="00000000" w:rsidDel="00000000" w:rsidP="00000000" w:rsidRDefault="00000000" w:rsidRPr="00000000" w14:paraId="00000015">
      <w:pPr>
        <w:pageBreakBefore w:val="0"/>
        <w:spacing w:line="480" w:lineRule="auto"/>
        <w:ind w:firstLine="720"/>
        <w:rPr>
          <w:color w:val="000000"/>
        </w:rPr>
      </w:pPr>
      <w:r w:rsidDel="00000000" w:rsidR="00000000" w:rsidRPr="00000000">
        <w:rPr>
          <w:color w:val="000000"/>
          <w:rtl w:val="0"/>
        </w:rPr>
        <w:t xml:space="preserve">There are two different types of septa that are found in fungi; simple porate septa and dolipore septa. These different septa morphologies can be used to distinguish the phylum that the fungus is located in. Fungi in the phylum Basidiomycota have what is called a dolipore septum</w:t>
      </w:r>
      <w:r w:rsidDel="00000000" w:rsidR="00000000" w:rsidRPr="00000000">
        <w:rPr>
          <w:rtl w:val="0"/>
        </w:rPr>
        <w:t xml:space="preserve">, often along </w:t>
      </w:r>
      <w:r w:rsidDel="00000000" w:rsidR="00000000" w:rsidRPr="00000000">
        <w:rPr>
          <w:color w:val="000000"/>
          <w:rtl w:val="0"/>
        </w:rPr>
        <w:t xml:space="preserve">with a clamp connection. This type of septum has membranes covering the central pores, allowing for the fungus to maintain its dikaryotic state (2 types of nuclei per </w:t>
      </w:r>
      <w:r w:rsidDel="00000000" w:rsidR="00000000" w:rsidRPr="00000000">
        <w:rPr>
          <w:rtl w:val="0"/>
        </w:rPr>
        <w:t xml:space="preserve">cell</w:t>
      </w:r>
      <w:r w:rsidDel="00000000" w:rsidR="00000000" w:rsidRPr="00000000">
        <w:rPr>
          <w:color w:val="000000"/>
          <w:rtl w:val="0"/>
        </w:rPr>
        <w:t xml:space="preserve">) while still allowing small organelles and chemicals </w:t>
      </w:r>
      <w:r w:rsidDel="00000000" w:rsidR="00000000" w:rsidRPr="00000000">
        <w:rPr>
          <w:rtl w:val="0"/>
        </w:rPr>
        <w:t xml:space="preserve">to flow through with the cytoplasm</w:t>
      </w:r>
      <w:r w:rsidDel="00000000" w:rsidR="00000000" w:rsidRPr="00000000">
        <w:rPr>
          <w:color w:val="000000"/>
          <w:rtl w:val="0"/>
        </w:rPr>
        <w:t xml:space="preserve">. Fungi in the </w:t>
      </w:r>
      <w:r w:rsidDel="00000000" w:rsidR="00000000" w:rsidRPr="00000000">
        <w:rPr>
          <w:rtl w:val="0"/>
        </w:rPr>
        <w:t xml:space="preserve">phylum </w:t>
      </w:r>
      <w:r w:rsidDel="00000000" w:rsidR="00000000" w:rsidRPr="00000000">
        <w:rPr>
          <w:color w:val="000000"/>
          <w:rtl w:val="0"/>
        </w:rPr>
        <w:t xml:space="preserve">Ascomycota have simple porate septa. These septa have no membrane to block organelles from passing from one cell to the next. Therefore, large</w:t>
      </w:r>
      <w:r w:rsidDel="00000000" w:rsidR="00000000" w:rsidRPr="00000000">
        <w:rPr>
          <w:rtl w:val="0"/>
        </w:rPr>
        <w:t xml:space="preserve">, unbound </w:t>
      </w:r>
      <w:r w:rsidDel="00000000" w:rsidR="00000000" w:rsidRPr="00000000">
        <w:rPr>
          <w:color w:val="000000"/>
          <w:rtl w:val="0"/>
        </w:rPr>
        <w:t xml:space="preserve">organelles, including nuclei</w:t>
      </w:r>
      <w:r w:rsidDel="00000000" w:rsidR="00000000" w:rsidRPr="00000000">
        <w:rPr>
          <w:rtl w:val="0"/>
        </w:rPr>
        <w:t xml:space="preserve">, </w:t>
      </w:r>
      <w:r w:rsidDel="00000000" w:rsidR="00000000" w:rsidRPr="00000000">
        <w:rPr>
          <w:color w:val="000000"/>
          <w:rtl w:val="0"/>
        </w:rPr>
        <w:t xml:space="preserve">are free to travel through the septa. </w:t>
      </w:r>
      <w:r w:rsidDel="00000000" w:rsidR="00000000" w:rsidRPr="00000000">
        <w:rPr>
          <w:rtl w:val="0"/>
        </w:rPr>
        <w:t xml:space="preserve">Some groups of fungi lack any septa at all (or only have them adventitiously), including the ‘Zygomycota’ (bread molds), Glomeromycota (endomycorrhizae), and the Chytridiomycota (includes the causal agent of chytridiomycosis). When</w:t>
      </w:r>
      <w:r w:rsidDel="00000000" w:rsidR="00000000" w:rsidRPr="00000000">
        <w:rPr>
          <w:color w:val="000000"/>
          <w:rtl w:val="0"/>
        </w:rPr>
        <w:t xml:space="preserve"> the hyphae does not have septa</w:t>
      </w:r>
      <w:r w:rsidDel="00000000" w:rsidR="00000000" w:rsidRPr="00000000">
        <w:rPr>
          <w:rtl w:val="0"/>
        </w:rPr>
        <w:t xml:space="preserve"> it </w:t>
      </w:r>
      <w:r w:rsidDel="00000000" w:rsidR="00000000" w:rsidRPr="00000000">
        <w:rPr>
          <w:color w:val="000000"/>
          <w:rtl w:val="0"/>
        </w:rPr>
        <w:t xml:space="preserve">is termed coenocytic or aseptate</w:t>
      </w:r>
      <w:r w:rsidDel="00000000" w:rsidR="00000000" w:rsidRPr="00000000">
        <w:rPr>
          <w:rtl w:val="0"/>
        </w:rPr>
        <w:t xml:space="preserve"> (Fig. 3.6)</w:t>
      </w:r>
      <w:r w:rsidDel="00000000" w:rsidR="00000000" w:rsidRPr="00000000">
        <w:rPr>
          <w:color w:val="000000"/>
          <w:rtl w:val="0"/>
        </w:rPr>
        <w:t xml:space="preserve">.  </w:t>
      </w:r>
    </w:p>
    <w:p w:rsidR="00000000" w:rsidDel="00000000" w:rsidP="00000000" w:rsidRDefault="00000000" w:rsidRPr="00000000" w14:paraId="00000016">
      <w:pPr>
        <w:pageBreakBefore w:val="0"/>
        <w:spacing w:line="480" w:lineRule="auto"/>
        <w:ind w:firstLine="720"/>
        <w:rPr/>
      </w:pPr>
      <w:r w:rsidDel="00000000" w:rsidR="00000000" w:rsidRPr="00000000">
        <w:rPr>
          <w:color w:val="000000"/>
          <w:rtl w:val="0"/>
        </w:rPr>
        <w:t xml:space="preserve">The unrestricted connectivity within the body of </w:t>
      </w:r>
      <w:r w:rsidDel="00000000" w:rsidR="00000000" w:rsidRPr="00000000">
        <w:rPr>
          <w:rtl w:val="0"/>
        </w:rPr>
        <w:t xml:space="preserve">coenocytic</w:t>
      </w:r>
      <w:r w:rsidDel="00000000" w:rsidR="00000000" w:rsidRPr="00000000">
        <w:rPr>
          <w:color w:val="000000"/>
          <w:rtl w:val="0"/>
        </w:rPr>
        <w:t xml:space="preserve"> fungi and ascomycetes permit them to function as single, multinucleate cells. </w:t>
      </w:r>
      <w:r w:rsidDel="00000000" w:rsidR="00000000" w:rsidRPr="00000000">
        <w:rPr>
          <w:rtl w:val="0"/>
        </w:rPr>
        <w:t xml:space="preserve">Often fungi have a high density of nuclei at the growing tip where the demand for gene products may be particularly high. Fungi can fuse with compatible fungi and exchange nuclei and cytoplasm. The resulting g</w:t>
      </w:r>
      <w:r w:rsidDel="00000000" w:rsidR="00000000" w:rsidRPr="00000000">
        <w:rPr>
          <w:color w:val="000000"/>
          <w:rtl w:val="0"/>
        </w:rPr>
        <w:t xml:space="preserve">enomic variation among nuclei within a single fungi </w:t>
      </w:r>
      <w:r w:rsidDel="00000000" w:rsidR="00000000" w:rsidRPr="00000000">
        <w:rPr>
          <w:rtl w:val="0"/>
        </w:rPr>
        <w:t xml:space="preserve">permits </w:t>
      </w:r>
      <w:r w:rsidDel="00000000" w:rsidR="00000000" w:rsidRPr="00000000">
        <w:rPr>
          <w:color w:val="000000"/>
          <w:rtl w:val="0"/>
        </w:rPr>
        <w:t xml:space="preserve">these types of fungi more phenotypic plasticity</w:t>
      </w:r>
      <w:r w:rsidDel="00000000" w:rsidR="00000000" w:rsidRPr="00000000">
        <w:rPr>
          <w:rtl w:val="0"/>
        </w:rPr>
        <w:t xml:space="preserve"> </w:t>
      </w:r>
      <w:r w:rsidDel="00000000" w:rsidR="00000000" w:rsidRPr="00000000">
        <w:rPr>
          <w:color w:val="000000"/>
          <w:rtl w:val="0"/>
        </w:rPr>
        <w:t xml:space="preserve">to adapt to the environment in which they are growing </w:t>
      </w:r>
      <w:r w:rsidDel="00000000" w:rsidR="00000000" w:rsidRPr="00000000">
        <w:rPr>
          <w:rtl w:val="0"/>
        </w:rPr>
        <w:t xml:space="preserve">than would a mononucleate fungus. Transfer of nuclei, followed by recombination or chromosome donation, may also serve as an important source of genetic novelty during fungal evolution, particularly among fungi not known to undergo sexual reproduction (Roper et al, 2011). This can occur even among distantly related species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7">
      <w:pPr>
        <w:pageBreakBefore w:val="0"/>
        <w:jc w:val="center"/>
        <w:rPr/>
      </w:pPr>
      <w:sdt>
        <w:sdtPr>
          <w:tag w:val="goog_rdk_2"/>
        </w:sdtPr>
        <w:sdtContent>
          <w:commentRangeStart w:id="2"/>
        </w:sdtContent>
      </w:sdt>
      <w:r w:rsidDel="00000000" w:rsidR="00000000" w:rsidRPr="00000000">
        <w:rPr>
          <w:sz w:val="22"/>
          <w:szCs w:val="22"/>
        </w:rPr>
        <w:drawing>
          <wp:inline distB="114300" distT="114300" distL="114300" distR="114300">
            <wp:extent cx="1916211" cy="3586163"/>
            <wp:effectExtent b="0" l="0" r="0" t="0"/>
            <wp:docPr id="4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916211" cy="3586163"/>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color w:val="000000"/>
          <w:rtl w:val="0"/>
        </w:rPr>
        <w:t xml:space="preserve">Figure 3.4. Clamp connections of a member of Basidiomycota. This feature is of Basidiomycetes and is therefore useful for identification purposes. </w:t>
      </w:r>
      <w:r w:rsidDel="00000000" w:rsidR="00000000" w:rsidRPr="00000000">
        <w:rPr>
          <w:rtl w:val="0"/>
        </w:rPr>
        <w:t xml:space="preserve">wiki</w:t>
      </w:r>
    </w:p>
    <w:p w:rsidR="00000000" w:rsidDel="00000000" w:rsidP="00000000" w:rsidRDefault="00000000" w:rsidRPr="00000000" w14:paraId="00000019">
      <w:pPr>
        <w:pageBreakBefore w:val="0"/>
        <w:spacing w:after="240" w:lineRule="auto"/>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pPr>
            <w:r w:rsidDel="00000000" w:rsidR="00000000" w:rsidRPr="00000000">
              <w:rPr>
                <w:color w:val="000000"/>
                <w:rtl w:val="0"/>
              </w:rPr>
              <w:t xml:space="preserve">Some filamentous fungi will produce a fruiting body collectively called a mushroom. A mushroom is simply a reproductive structure that certain fungi have evolved to produce. In general, edible mushroom producing fungi are not </w:t>
            </w:r>
            <w:r w:rsidDel="00000000" w:rsidR="00000000" w:rsidRPr="00000000">
              <w:rPr>
                <w:rtl w:val="0"/>
              </w:rPr>
              <w:t xml:space="preserve">physiologically </w:t>
            </w:r>
            <w:r w:rsidDel="00000000" w:rsidR="00000000" w:rsidRPr="00000000">
              <w:rPr>
                <w:color w:val="000000"/>
                <w:rtl w:val="0"/>
              </w:rPr>
              <w:t xml:space="preserve">involved with </w:t>
            </w:r>
            <w:r w:rsidDel="00000000" w:rsidR="00000000" w:rsidRPr="00000000">
              <w:rPr>
                <w:i w:val="1"/>
                <w:color w:val="000000"/>
                <w:rtl w:val="0"/>
              </w:rPr>
              <w:t xml:space="preserve">Cannabis</w:t>
            </w:r>
            <w:r w:rsidDel="00000000" w:rsidR="00000000" w:rsidRPr="00000000">
              <w:rPr>
                <w:rtl w:val="0"/>
              </w:rPr>
              <w:t xml:space="preserve">. However, some applications of mushroom producing species may be beneficial in Cannabis agriculture. </w:t>
            </w:r>
            <w:r w:rsidDel="00000000" w:rsidR="00000000" w:rsidRPr="00000000">
              <w:rPr>
                <w:color w:val="000000"/>
                <w:rtl w:val="0"/>
              </w:rPr>
              <w:t xml:space="preserve">For example, </w:t>
            </w:r>
            <w:r w:rsidDel="00000000" w:rsidR="00000000" w:rsidRPr="00000000">
              <w:rPr>
                <w:i w:val="1"/>
                <w:color w:val="000000"/>
                <w:rtl w:val="0"/>
              </w:rPr>
              <w:t xml:space="preserve">Pleurotus osreatus</w:t>
            </w:r>
            <w:r w:rsidDel="00000000" w:rsidR="00000000" w:rsidRPr="00000000">
              <w:rPr>
                <w:color w:val="000000"/>
                <w:rtl w:val="0"/>
              </w:rPr>
              <w:t xml:space="preserve">, the common oyster mushroom, can be cultivated on the dead biomass of </w:t>
            </w:r>
            <w:r w:rsidDel="00000000" w:rsidR="00000000" w:rsidRPr="00000000">
              <w:rPr>
                <w:i w:val="1"/>
                <w:color w:val="000000"/>
                <w:rtl w:val="0"/>
              </w:rPr>
              <w:t xml:space="preserve">Cannabis</w:t>
            </w:r>
            <w:r w:rsidDel="00000000" w:rsidR="00000000" w:rsidRPr="00000000">
              <w:rPr>
                <w:color w:val="000000"/>
                <w:rtl w:val="0"/>
              </w:rPr>
              <w:t xml:space="preserve"> plants (the stems, the leaves). Another example of a mushroom producing fungus that aids in </w:t>
            </w:r>
            <w:r w:rsidDel="00000000" w:rsidR="00000000" w:rsidRPr="00000000">
              <w:rPr>
                <w:i w:val="1"/>
                <w:color w:val="000000"/>
                <w:rtl w:val="0"/>
              </w:rPr>
              <w:t xml:space="preserve">Cannabis </w:t>
            </w:r>
            <w:r w:rsidDel="00000000" w:rsidR="00000000" w:rsidRPr="00000000">
              <w:rPr>
                <w:color w:val="000000"/>
                <w:rtl w:val="0"/>
              </w:rPr>
              <w:t xml:space="preserve">cultivation is </w:t>
            </w:r>
            <w:r w:rsidDel="00000000" w:rsidR="00000000" w:rsidRPr="00000000">
              <w:rPr>
                <w:i w:val="1"/>
                <w:color w:val="000000"/>
                <w:rtl w:val="0"/>
              </w:rPr>
              <w:t xml:space="preserve">Stropharia rugosa-annulata</w:t>
            </w:r>
            <w:r w:rsidDel="00000000" w:rsidR="00000000" w:rsidRPr="00000000">
              <w:rPr>
                <w:color w:val="000000"/>
                <w:rtl w:val="0"/>
              </w:rPr>
              <w:t xml:space="preserve"> or the garden giant (aka wine cap). This fungus is particularly good </w:t>
            </w:r>
            <w:r w:rsidDel="00000000" w:rsidR="00000000" w:rsidRPr="00000000">
              <w:rPr>
                <w:rtl w:val="0"/>
              </w:rPr>
              <w:t xml:space="preserve">at</w:t>
            </w:r>
            <w:r w:rsidDel="00000000" w:rsidR="00000000" w:rsidRPr="00000000">
              <w:rPr>
                <w:color w:val="000000"/>
                <w:rtl w:val="0"/>
              </w:rPr>
              <w:t xml:space="preserve"> decomposing organic materials such as wood chips or straw and is commonly inoculated in garden beds. In addition, planting mushrooms near </w:t>
            </w:r>
            <w:r w:rsidDel="00000000" w:rsidR="00000000" w:rsidRPr="00000000">
              <w:rPr>
                <w:rtl w:val="0"/>
              </w:rPr>
              <w:t xml:space="preserve">cash crops also recruits other biology to the soil system. </w:t>
            </w:r>
            <w:r w:rsidDel="00000000" w:rsidR="00000000" w:rsidRPr="00000000">
              <w:rPr>
                <w:color w:val="000000"/>
                <w:rtl w:val="0"/>
              </w:rPr>
              <w:t xml:space="preserve">Using the garden giant will help aid in nutrient cycling, improve soil structure, and may release compounds that influence plants and/or soil biology. </w:t>
            </w:r>
            <w:sdt>
              <w:sdtPr>
                <w:tag w:val="goog_rdk_3"/>
              </w:sdtPr>
              <w:sdtContent>
                <w:ins w:author="Brandon Potter" w:id="0" w:date="2020-03-18T20:54:06Z">
                  <w:r w:rsidDel="00000000" w:rsidR="00000000" w:rsidRPr="00000000">
                    <w:fldChar w:fldCharType="begin"/>
                  </w:r>
                  <w:r w:rsidDel="00000000" w:rsidR="00000000" w:rsidRPr="00000000">
                    <w:instrText xml:space="preserve">HYPERLINK "https://www.ncbi.nlm.nih.gov/pmc/articles/PMC4358370/"</w:instrText>
                  </w:r>
                  <w:r w:rsidDel="00000000" w:rsidR="00000000" w:rsidRPr="00000000">
                    <w:fldChar w:fldCharType="separate"/>
                  </w:r>
                  <w:r w:rsidDel="00000000" w:rsidR="00000000" w:rsidRPr="00000000">
                    <w:rPr>
                      <w:color w:val="000000"/>
                      <w:rtl w:val="0"/>
                    </w:rPr>
                    <w:t xml:space="preserve">https://www.ncbi.nlm.nih.gov/pmc/articles/PMC4358370/</w:t>
                  </w:r>
                  <w:r w:rsidDel="00000000" w:rsidR="00000000" w:rsidRPr="00000000">
                    <w:fldChar w:fldCharType="end"/>
                  </w:r>
                </w:ins>
              </w:sdtContent>
            </w:sdt>
            <w:r w:rsidDel="00000000" w:rsidR="00000000" w:rsidRPr="00000000">
              <w:rPr>
                <w:rtl w:val="0"/>
              </w:rPr>
            </w:r>
          </w:p>
          <w:p w:rsidR="00000000" w:rsidDel="00000000" w:rsidP="00000000" w:rsidRDefault="00000000" w:rsidRPr="00000000" w14:paraId="0000001B">
            <w:pPr>
              <w:rPr/>
            </w:pPr>
            <w:r w:rsidDel="00000000" w:rsidR="00000000" w:rsidRPr="00000000">
              <w:rPr>
                <w:rtl w:val="0"/>
              </w:rPr>
              <w:br w:type="textWrapping"/>
            </w:r>
            <w:r w:rsidDel="00000000" w:rsidR="00000000" w:rsidRPr="00000000">
              <w:rPr/>
              <w:drawing>
                <wp:inline distB="0" distT="0" distL="0" distR="0">
                  <wp:extent cx="2082800" cy="2133600"/>
                  <wp:effectExtent b="0" l="0" r="0" t="0"/>
                  <wp:docPr descr="mage result for oyster mushroom growing on cannabis" id="43" name="image3.jpg"/>
                  <a:graphic>
                    <a:graphicData uri="http://schemas.openxmlformats.org/drawingml/2006/picture">
                      <pic:pic>
                        <pic:nvPicPr>
                          <pic:cNvPr descr="mage result for oyster mushroom growing on cannabis" id="0" name="image3.jpg"/>
                          <pic:cNvPicPr preferRelativeResize="0"/>
                        </pic:nvPicPr>
                        <pic:blipFill>
                          <a:blip r:embed="rId13"/>
                          <a:srcRect b="0" l="0" r="0" t="0"/>
                          <a:stretch>
                            <a:fillRect/>
                          </a:stretch>
                        </pic:blipFill>
                        <pic:spPr>
                          <a:xfrm>
                            <a:off x="0" y="0"/>
                            <a:ext cx="2082800" cy="2133600"/>
                          </a:xfrm>
                          <a:prstGeom prst="rect"/>
                          <a:ln/>
                        </pic:spPr>
                      </pic:pic>
                    </a:graphicData>
                  </a:graphic>
                </wp:inline>
              </w:drawing>
            </w:r>
            <w:r w:rsidDel="00000000" w:rsidR="00000000" w:rsidRPr="00000000">
              <w:rPr>
                <w:color w:val="000000"/>
                <w:sz w:val="22"/>
                <w:szCs w:val="22"/>
                <w:rtl w:val="0"/>
              </w:rPr>
              <w:t xml:space="preserve">                                               </w:t>
            </w:r>
            <w:r w:rsidDel="00000000" w:rsidR="00000000" w:rsidRPr="00000000">
              <w:rPr>
                <w:sz w:val="22"/>
                <w:szCs w:val="22"/>
              </w:rPr>
              <w:drawing>
                <wp:inline distB="114300" distT="114300" distL="114300" distR="114300">
                  <wp:extent cx="1605852" cy="2138363"/>
                  <wp:effectExtent b="0" l="0" r="0" t="0"/>
                  <wp:docPr id="42"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1605852"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3.5a Oyster mushroom fruiting off straw.                                   3.5b Wine cap fruiting out of soil.</w:t>
            </w:r>
          </w:p>
        </w:tc>
      </w:tr>
    </w:tbl>
    <w:p w:rsidR="00000000" w:rsidDel="00000000" w:rsidP="00000000" w:rsidRDefault="00000000" w:rsidRPr="00000000" w14:paraId="0000001D">
      <w:pPr>
        <w:pageBreakBefore w:val="0"/>
        <w:rPr/>
      </w:pPr>
      <w:r w:rsidDel="00000000" w:rsidR="00000000" w:rsidRPr="00000000">
        <w:rPr>
          <w:color w:val="000000"/>
          <w:sz w:val="22"/>
          <w:szCs w:val="22"/>
          <w:rtl w:val="0"/>
        </w:rPr>
        <w:t xml:space="preserve">Put on 2 pages next to each other</w:t>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tbl>
      <w:tblPr>
        <w:tblStyle w:val="Table2"/>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480" w:lineRule="auto"/>
              <w:rPr/>
            </w:pPr>
            <w:r w:rsidDel="00000000" w:rsidR="00000000" w:rsidRPr="00000000">
              <w:rPr>
                <w:color w:val="000000"/>
                <w:rtl w:val="0"/>
              </w:rPr>
              <w:t xml:space="preserve">Currently there is some misinformation going around in the Cannabis industry</w:t>
            </w:r>
            <w:r w:rsidDel="00000000" w:rsidR="00000000" w:rsidRPr="00000000">
              <w:rPr>
                <w:rtl w:val="0"/>
              </w:rPr>
              <w:t xml:space="preserve"> </w:t>
            </w:r>
            <w:r w:rsidDel="00000000" w:rsidR="00000000" w:rsidRPr="00000000">
              <w:rPr>
                <w:color w:val="000000"/>
                <w:rtl w:val="0"/>
              </w:rPr>
              <w:t xml:space="preserve">in relation to soil fungi and compost tea. </w:t>
            </w:r>
            <w:r w:rsidDel="00000000" w:rsidR="00000000" w:rsidRPr="00000000">
              <w:rPr>
                <w:rtl w:val="0"/>
              </w:rPr>
              <w:t xml:space="preserve">There have been claims by some who</w:t>
            </w:r>
            <w:r w:rsidDel="00000000" w:rsidR="00000000" w:rsidRPr="00000000">
              <w:rPr>
                <w:color w:val="000000"/>
                <w:rtl w:val="0"/>
              </w:rPr>
              <w:t xml:space="preserve"> say that if a fungus has septa, then the fungus is beneficial and will help with decomposition and plant growth. However, if the fungus does not have septa (coenocytic), then it is a pathogenic fungus and will kill plants and harm your soil community. While there </w:t>
            </w:r>
            <w:r w:rsidDel="00000000" w:rsidR="00000000" w:rsidRPr="00000000">
              <w:rPr>
                <w:rtl w:val="0"/>
              </w:rPr>
              <w:t xml:space="preserve">are some</w:t>
            </w:r>
            <w:r w:rsidDel="00000000" w:rsidR="00000000" w:rsidRPr="00000000">
              <w:rPr>
                <w:color w:val="000000"/>
                <w:rtl w:val="0"/>
              </w:rPr>
              <w:t xml:space="preserve"> instances where this may be true, this is a broad over-generalization and septa alone should not be used to identify beneficial vs pathogenic fungi. Possibly, what people are referring to is Oomycetes, or water molds, which </w:t>
            </w:r>
            <w:r w:rsidDel="00000000" w:rsidR="00000000" w:rsidRPr="00000000">
              <w:rPr>
                <w:rtl w:val="0"/>
              </w:rPr>
              <w:t xml:space="preserve">are coenocytic</w:t>
            </w:r>
            <w:r w:rsidDel="00000000" w:rsidR="00000000" w:rsidRPr="00000000">
              <w:rPr>
                <w:color w:val="000000"/>
                <w:rtl w:val="0"/>
              </w:rPr>
              <w:t xml:space="preserve">, pathogenic, and a</w:t>
            </w:r>
            <w:r w:rsidDel="00000000" w:rsidR="00000000" w:rsidRPr="00000000">
              <w:rPr>
                <w:rtl w:val="0"/>
              </w:rPr>
              <w:t xml:space="preserve">re also not</w:t>
            </w:r>
            <w:r w:rsidDel="00000000" w:rsidR="00000000" w:rsidRPr="00000000">
              <w:rPr>
                <w:color w:val="000000"/>
                <w:rtl w:val="0"/>
              </w:rPr>
              <w:t xml:space="preserve"> true fungi. Many useful and beneficial fungi lack septation, including </w:t>
            </w:r>
            <w:r w:rsidDel="00000000" w:rsidR="00000000" w:rsidRPr="00000000">
              <w:rPr>
                <w:rtl w:val="0"/>
              </w:rPr>
              <w:t xml:space="preserve">members</w:t>
            </w:r>
            <w:r w:rsidDel="00000000" w:rsidR="00000000" w:rsidRPr="00000000">
              <w:rPr>
                <w:color w:val="000000"/>
                <w:rtl w:val="0"/>
              </w:rPr>
              <w:t xml:space="preserve"> of the Glomeromycota, and Zygomycota.</w:t>
            </w:r>
            <w:r w:rsidDel="00000000" w:rsidR="00000000" w:rsidRPr="00000000">
              <w:rPr>
                <w:rtl w:val="0"/>
              </w:rPr>
            </w:r>
          </w:p>
        </w:tc>
      </w:tr>
    </w:tbl>
    <w:p w:rsidR="00000000" w:rsidDel="00000000" w:rsidP="00000000" w:rsidRDefault="00000000" w:rsidRPr="00000000" w14:paraId="00000020">
      <w:pPr>
        <w:pageBreakBefore w:val="0"/>
        <w:spacing w:after="240" w:lineRule="auto"/>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color w:val="000000"/>
          <w:sz w:val="22"/>
          <w:szCs w:val="22"/>
        </w:rPr>
        <w:drawing>
          <wp:inline distB="0" distT="0" distL="0" distR="0">
            <wp:extent cx="2616200" cy="2616200"/>
            <wp:effectExtent b="0" l="0" r="0" t="0"/>
            <wp:docPr descr="mage result for septate hyphae vs coenocytic microscope" id="38" name="image6.jpg"/>
            <a:graphic>
              <a:graphicData uri="http://schemas.openxmlformats.org/drawingml/2006/picture">
                <pic:pic>
                  <pic:nvPicPr>
                    <pic:cNvPr descr="mage result for septate hyphae vs coenocytic microscope" id="0" name="image6.jpg"/>
                    <pic:cNvPicPr preferRelativeResize="0"/>
                  </pic:nvPicPr>
                  <pic:blipFill>
                    <a:blip r:embed="rId15"/>
                    <a:srcRect b="0" l="0" r="0" t="0"/>
                    <a:stretch>
                      <a:fillRect/>
                    </a:stretch>
                  </pic:blipFill>
                  <pic:spPr>
                    <a:xfrm>
                      <a:off x="0" y="0"/>
                      <a:ext cx="2616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ind w:firstLine="720"/>
        <w:rPr/>
      </w:pPr>
      <w:r w:rsidDel="00000000" w:rsidR="00000000" w:rsidRPr="00000000">
        <w:rPr>
          <w:color w:val="000000"/>
          <w:rtl w:val="0"/>
        </w:rPr>
        <w:t xml:space="preserve">Figure 3.</w:t>
      </w:r>
      <w:r w:rsidDel="00000000" w:rsidR="00000000" w:rsidRPr="00000000">
        <w:rPr>
          <w:rtl w:val="0"/>
        </w:rPr>
        <w:t xml:space="preserve">6</w:t>
      </w:r>
      <w:r w:rsidDel="00000000" w:rsidR="00000000" w:rsidRPr="00000000">
        <w:rPr>
          <w:color w:val="000000"/>
          <w:rtl w:val="0"/>
        </w:rPr>
        <w:t xml:space="preserve">. Fungal hyphae with septa (top) and without septa (coenocytic) on bottom. (dreamstime.com)</w:t>
      </w:r>
      <w:r w:rsidDel="00000000" w:rsidR="00000000" w:rsidRPr="00000000">
        <w:rPr>
          <w:rtl w:val="0"/>
        </w:rPr>
      </w:r>
    </w:p>
    <w:p w:rsidR="00000000" w:rsidDel="00000000" w:rsidP="00000000" w:rsidRDefault="00000000" w:rsidRPr="00000000" w14:paraId="00000023">
      <w:pPr>
        <w:pageBreakBefore w:val="0"/>
        <w:spacing w:line="480" w:lineRule="auto"/>
        <w:rPr/>
      </w:pPr>
      <w:r w:rsidDel="00000000" w:rsidR="00000000" w:rsidRPr="00000000">
        <w:rPr>
          <w:rtl w:val="0"/>
        </w:rPr>
      </w:r>
    </w:p>
    <w:p w:rsidR="00000000" w:rsidDel="00000000" w:rsidP="00000000" w:rsidRDefault="00000000" w:rsidRPr="00000000" w14:paraId="00000024">
      <w:pPr>
        <w:pageBreakBefore w:val="0"/>
        <w:spacing w:line="480" w:lineRule="auto"/>
        <w:rPr/>
      </w:pPr>
      <w:r w:rsidDel="00000000" w:rsidR="00000000" w:rsidRPr="00000000">
        <w:rPr>
          <w:i w:val="1"/>
          <w:color w:val="000000"/>
          <w:rtl w:val="0"/>
        </w:rPr>
        <w:t xml:space="preserve">Yeast fungi </w:t>
      </w:r>
      <w:r w:rsidDel="00000000" w:rsidR="00000000" w:rsidRPr="00000000">
        <w:rPr>
          <w:rtl w:val="0"/>
        </w:rPr>
      </w:r>
    </w:p>
    <w:p w:rsidR="00000000" w:rsidDel="00000000" w:rsidP="00000000" w:rsidRDefault="00000000" w:rsidRPr="00000000" w14:paraId="00000025">
      <w:pPr>
        <w:pageBreakBefore w:val="0"/>
        <w:spacing w:line="480" w:lineRule="auto"/>
        <w:ind w:firstLine="720"/>
        <w:rPr/>
      </w:pPr>
      <w:r w:rsidDel="00000000" w:rsidR="00000000" w:rsidRPr="00000000">
        <w:rPr>
          <w:color w:val="000000"/>
          <w:rtl w:val="0"/>
        </w:rPr>
        <w:t xml:space="preserve">Yeasts </w:t>
      </w:r>
      <w:r w:rsidDel="00000000" w:rsidR="00000000" w:rsidRPr="00000000">
        <w:rPr>
          <w:rtl w:val="0"/>
        </w:rPr>
        <w:t xml:space="preserve">truly </w:t>
      </w:r>
      <w:r w:rsidDel="00000000" w:rsidR="00000000" w:rsidRPr="00000000">
        <w:rPr>
          <w:color w:val="000000"/>
          <w:rtl w:val="0"/>
        </w:rPr>
        <w:t xml:space="preserve">are single celled fungi. An individual yeast cell is very small and cannot be seen with the naked eye. </w:t>
      </w:r>
      <w:r w:rsidDel="00000000" w:rsidR="00000000" w:rsidRPr="00000000">
        <w:rPr>
          <w:rtl w:val="0"/>
        </w:rPr>
        <w:t xml:space="preserve">Y</w:t>
      </w:r>
      <w:r w:rsidDel="00000000" w:rsidR="00000000" w:rsidRPr="00000000">
        <w:rPr>
          <w:color w:val="000000"/>
          <w:rtl w:val="0"/>
        </w:rPr>
        <w:t xml:space="preserve">easts are ubiquitous and are found throughout the world and in a range of habitats. The most famous yeast, </w:t>
      </w:r>
      <w:r w:rsidDel="00000000" w:rsidR="00000000" w:rsidRPr="00000000">
        <w:rPr>
          <w:i w:val="1"/>
          <w:color w:val="000000"/>
          <w:rtl w:val="0"/>
        </w:rPr>
        <w:t xml:space="preserve">Saccharomyces cerevisiae</w:t>
      </w:r>
      <w:r w:rsidDel="00000000" w:rsidR="00000000" w:rsidRPr="00000000">
        <w:rPr>
          <w:color w:val="000000"/>
          <w:rtl w:val="0"/>
        </w:rPr>
        <w:t xml:space="preserve"> or the brewers yeast, is used not only to brew delightful beverages but also to bake bread. The same species (but different varieties/strains) are used for both processes. Thus, humans and yeasts have a relationship </w:t>
      </w:r>
      <w:r w:rsidDel="00000000" w:rsidR="00000000" w:rsidRPr="00000000">
        <w:rPr>
          <w:rtl w:val="0"/>
        </w:rPr>
        <w:t xml:space="preserve">longer than written</w:t>
      </w:r>
      <w:r w:rsidDel="00000000" w:rsidR="00000000" w:rsidRPr="00000000">
        <w:rPr>
          <w:color w:val="000000"/>
          <w:rtl w:val="0"/>
        </w:rPr>
        <w:t xml:space="preserve"> history. </w:t>
      </w:r>
      <w:r w:rsidDel="00000000" w:rsidR="00000000" w:rsidRPr="00000000">
        <w:rPr>
          <w:i w:val="1"/>
          <w:rtl w:val="0"/>
        </w:rPr>
        <w:t xml:space="preserve">Saccharomyces cerevisiae</w:t>
      </w:r>
      <w:r w:rsidDel="00000000" w:rsidR="00000000" w:rsidRPr="00000000">
        <w:rPr>
          <w:rtl w:val="0"/>
        </w:rPr>
        <w:t xml:space="preserve"> is also a model organism used in scientific research. As an easily culturable and resilient eukaryote, it has proven to be extremely useful to humans on a number of counts. On the other end of the spectrum, some</w:t>
      </w:r>
      <w:r w:rsidDel="00000000" w:rsidR="00000000" w:rsidRPr="00000000">
        <w:rPr>
          <w:color w:val="000000"/>
          <w:rtl w:val="0"/>
        </w:rPr>
        <w:t xml:space="preserve"> species of yeasts are capable of causing serious diseases among humans</w:t>
      </w:r>
      <w:r w:rsidDel="00000000" w:rsidR="00000000" w:rsidRPr="00000000">
        <w:rPr>
          <w:rtl w:val="0"/>
        </w:rPr>
        <w:t xml:space="preserve">, including </w:t>
      </w:r>
      <w:r w:rsidDel="00000000" w:rsidR="00000000" w:rsidRPr="00000000">
        <w:rPr>
          <w:i w:val="1"/>
          <w:rtl w:val="0"/>
        </w:rPr>
        <w:t xml:space="preserve">Crypotococcus neoformans,</w:t>
      </w:r>
      <w:r w:rsidDel="00000000" w:rsidR="00000000" w:rsidRPr="00000000">
        <w:rPr>
          <w:rtl w:val="0"/>
        </w:rPr>
        <w:t xml:space="preserve"> which is also a potential endophyte of </w:t>
      </w:r>
      <w:r w:rsidDel="00000000" w:rsidR="00000000" w:rsidRPr="00000000">
        <w:rPr>
          <w:i w:val="1"/>
          <w:rtl w:val="0"/>
        </w:rPr>
        <w:t xml:space="preserve">Cannabis</w:t>
      </w:r>
      <w:r w:rsidDel="00000000" w:rsidR="00000000" w:rsidRPr="00000000">
        <w:rPr>
          <w:rtl w:val="0"/>
        </w:rPr>
        <w:t xml:space="preserve"> and the cause of cryptococcosis.</w:t>
      </w:r>
    </w:p>
    <w:p w:rsidR="00000000" w:rsidDel="00000000" w:rsidP="00000000" w:rsidRDefault="00000000" w:rsidRPr="00000000" w14:paraId="00000026">
      <w:pPr>
        <w:pageBreakBefore w:val="0"/>
        <w:ind w:firstLine="720"/>
        <w:jc w:val="center"/>
        <w:rPr/>
      </w:pPr>
      <w:sdt>
        <w:sdtPr>
          <w:tag w:val="goog_rdk_4"/>
        </w:sdtPr>
        <w:sdtContent>
          <w:commentRangeStart w:id="3"/>
        </w:sdtContent>
      </w:sdt>
      <w:r w:rsidDel="00000000" w:rsidR="00000000" w:rsidRPr="00000000">
        <w:rPr>
          <w:color w:val="000000"/>
          <w:sz w:val="22"/>
          <w:szCs w:val="22"/>
        </w:rPr>
        <w:drawing>
          <wp:inline distB="114300" distT="114300" distL="114300" distR="114300">
            <wp:extent cx="3319463" cy="2766219"/>
            <wp:effectExtent b="0" l="0" r="0" t="0"/>
            <wp:docPr id="3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319463" cy="2766219"/>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color w:val="000000"/>
          <w:rtl w:val="0"/>
        </w:rPr>
        <w:t xml:space="preserve">Figure 3.</w:t>
      </w:r>
      <w:r w:rsidDel="00000000" w:rsidR="00000000" w:rsidRPr="00000000">
        <w:rPr>
          <w:rtl w:val="0"/>
        </w:rPr>
        <w:t xml:space="preserve">7. A</w:t>
      </w:r>
      <w:r w:rsidDel="00000000" w:rsidR="00000000" w:rsidRPr="00000000">
        <w:rPr>
          <w:color w:val="000000"/>
          <w:rtl w:val="0"/>
        </w:rPr>
        <w:t xml:space="preserve">. Filamentous fungus growing on a petri dish in a laboratory</w:t>
      </w:r>
      <w:r w:rsidDel="00000000" w:rsidR="00000000" w:rsidRPr="00000000">
        <w:rPr>
          <w:rtl w:val="0"/>
        </w:rPr>
        <w:t xml:space="preserve">. B. Yeast being cultured on a perti dish in a laboratory.</w:t>
      </w:r>
      <w:r w:rsidDel="00000000" w:rsidR="00000000" w:rsidRPr="00000000">
        <w:rPr>
          <w:color w:val="000000"/>
          <w:rtl w:val="0"/>
        </w:rPr>
        <w:t xml:space="preserve"> </w:t>
      </w:r>
      <w:r w:rsidDel="00000000" w:rsidR="00000000" w:rsidRPr="00000000">
        <w:rPr>
          <w:rtl w:val="0"/>
        </w:rPr>
        <w:t xml:space="preserve">C</w:t>
      </w:r>
      <w:r w:rsidDel="00000000" w:rsidR="00000000" w:rsidRPr="00000000">
        <w:rPr>
          <w:color w:val="000000"/>
          <w:rtl w:val="0"/>
        </w:rPr>
        <w:t xml:space="preserve">. Filamentous fungus growing on/degrading a log (saprophytic fungus)</w:t>
      </w:r>
      <w:r w:rsidDel="00000000" w:rsidR="00000000" w:rsidRPr="00000000">
        <w:rPr>
          <w:rtl w:val="0"/>
        </w:rPr>
        <w:t xml:space="preserve">. D</w:t>
      </w:r>
      <w:r w:rsidDel="00000000" w:rsidR="00000000" w:rsidRPr="00000000">
        <w:rPr>
          <w:color w:val="000000"/>
          <w:rtl w:val="0"/>
        </w:rPr>
        <w:t xml:space="preserve">. Yeast being grown in liquid culture to pitch for brewing beer, (</w:t>
      </w:r>
      <w:r w:rsidDel="00000000" w:rsidR="00000000" w:rsidRPr="00000000">
        <w:rPr>
          <w:rtl w:val="0"/>
        </w:rPr>
        <w:t xml:space="preserve">A</w:t>
      </w:r>
      <w:r w:rsidDel="00000000" w:rsidR="00000000" w:rsidRPr="00000000">
        <w:rPr>
          <w:color w:val="000000"/>
          <w:rtl w:val="0"/>
        </w:rPr>
        <w:t xml:space="preserve">.</w:t>
      </w:r>
      <w:hyperlink r:id="rId17">
        <w:r w:rsidDel="00000000" w:rsidR="00000000" w:rsidRPr="00000000">
          <w:rPr>
            <w:color w:val="000000"/>
            <w:rtl w:val="0"/>
          </w:rPr>
          <w:t xml:space="preserve"> </w:t>
        </w:r>
      </w:hyperlink>
      <w:hyperlink r:id="rId18">
        <w:r w:rsidDel="00000000" w:rsidR="00000000" w:rsidRPr="00000000">
          <w:rPr>
            <w:color w:val="1155cc"/>
            <w:u w:val="single"/>
            <w:rtl w:val="0"/>
          </w:rPr>
          <w:t xml:space="preserve">http://microbiologyonline.org/</w:t>
        </w:r>
      </w:hyperlink>
      <w:r w:rsidDel="00000000" w:rsidR="00000000" w:rsidRPr="00000000">
        <w:rPr>
          <w:color w:val="000000"/>
          <w:rtl w:val="0"/>
        </w:rPr>
        <w:t xml:space="preserve">, </w:t>
      </w:r>
      <w:r w:rsidDel="00000000" w:rsidR="00000000" w:rsidRPr="00000000">
        <w:rPr>
          <w:rtl w:val="0"/>
        </w:rPr>
        <w:t xml:space="preserve">B. dcylab.wordpress.com, C</w:t>
      </w:r>
      <w:r w:rsidDel="00000000" w:rsidR="00000000" w:rsidRPr="00000000">
        <w:rPr>
          <w:color w:val="000000"/>
          <w:rtl w:val="0"/>
        </w:rPr>
        <w:t xml:space="preserve">. eurekabrewing.wordpress.com, </w:t>
      </w:r>
      <w:r w:rsidDel="00000000" w:rsidR="00000000" w:rsidRPr="00000000">
        <w:rPr>
          <w:rtl w:val="0"/>
        </w:rPr>
        <w:t xml:space="preserve">D</w:t>
      </w:r>
      <w:r w:rsidDel="00000000" w:rsidR="00000000" w:rsidRPr="00000000">
        <w:rPr>
          <w:color w:val="000000"/>
          <w:rtl w:val="0"/>
        </w:rPr>
        <w:t xml:space="preserve">. gardenoftomorrow.com).</w: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spacing w:line="480" w:lineRule="auto"/>
        <w:ind w:firstLine="720"/>
        <w:rPr/>
      </w:pPr>
      <w:r w:rsidDel="00000000" w:rsidR="00000000" w:rsidRPr="00000000">
        <w:rPr>
          <w:color w:val="000000"/>
          <w:rtl w:val="0"/>
        </w:rPr>
        <w:t xml:space="preserve">Yeast are very difficult if not impossible to identify simply by looking at a microscope. There are some yeasts that display unique physiological traits that allow them to be identified by simple observation, but many need to be subjected to metabolic tests or, the most rigorous method of identification currently available, by using molecular techniques.</w:t>
      </w:r>
      <w:r w:rsidDel="00000000" w:rsidR="00000000" w:rsidRPr="00000000">
        <w:rPr>
          <w:rtl w:val="0"/>
        </w:rPr>
      </w:r>
    </w:p>
    <w:p w:rsidR="00000000" w:rsidDel="00000000" w:rsidP="00000000" w:rsidRDefault="00000000" w:rsidRPr="00000000" w14:paraId="0000002A">
      <w:pPr>
        <w:pageBreakBefore w:val="0"/>
        <w:spacing w:line="480" w:lineRule="auto"/>
        <w:ind w:firstLine="720"/>
        <w:rPr/>
      </w:pPr>
      <w:r w:rsidDel="00000000" w:rsidR="00000000" w:rsidRPr="00000000">
        <w:rPr>
          <w:color w:val="000000"/>
          <w:rtl w:val="0"/>
        </w:rPr>
        <w:t xml:space="preserve">Even though yeasts may be hard to see and often go unappreciated, they too play an important role in the soil and in agriculture in general. The full role that yeasts play in soil and on above ground biomass of plants is poorly understood, but what we do know is that they are present whenever we look for them. These single-celled fungi help decompose organic matter, act as a food source for other soil life, produce novel metabolites</w:t>
      </w:r>
      <w:r w:rsidDel="00000000" w:rsidR="00000000" w:rsidRPr="00000000">
        <w:rPr>
          <w:rtl w:val="0"/>
        </w:rPr>
        <w:t xml:space="preserve">, </w:t>
      </w:r>
      <w:r w:rsidDel="00000000" w:rsidR="00000000" w:rsidRPr="00000000">
        <w:rPr>
          <w:color w:val="000000"/>
          <w:rtl w:val="0"/>
        </w:rPr>
        <w:t xml:space="preserve">influence plant growth, and help shape the soil structure. Without them, the soil, and therefore the plants, would behave very differently.</w:t>
      </w:r>
      <w:r w:rsidDel="00000000" w:rsidR="00000000" w:rsidRPr="00000000">
        <w:rPr>
          <w:rtl w:val="0"/>
        </w:rPr>
      </w:r>
    </w:p>
    <w:p w:rsidR="00000000" w:rsidDel="00000000" w:rsidP="00000000" w:rsidRDefault="00000000" w:rsidRPr="00000000" w14:paraId="0000002B">
      <w:pPr>
        <w:pageBreakBefore w:val="0"/>
        <w:spacing w:line="480" w:lineRule="auto"/>
        <w:ind w:firstLine="720"/>
        <w:rPr/>
      </w:pPr>
      <w:r w:rsidDel="00000000" w:rsidR="00000000" w:rsidRPr="00000000">
        <w:rPr>
          <w:rtl w:val="0"/>
        </w:rPr>
      </w:r>
    </w:p>
    <w:p w:rsidR="00000000" w:rsidDel="00000000" w:rsidP="00000000" w:rsidRDefault="00000000" w:rsidRPr="00000000" w14:paraId="0000002C">
      <w:pPr>
        <w:pageBreakBefore w:val="0"/>
        <w:spacing w:line="480" w:lineRule="auto"/>
        <w:ind w:left="0" w:firstLine="0"/>
        <w:rPr/>
      </w:pPr>
      <w:r w:rsidDel="00000000" w:rsidR="00000000" w:rsidRPr="00000000">
        <w:rPr>
          <w:rtl w:val="0"/>
        </w:rPr>
      </w:r>
    </w:p>
    <w:p w:rsidR="00000000" w:rsidDel="00000000" w:rsidP="00000000" w:rsidRDefault="00000000" w:rsidRPr="00000000" w14:paraId="0000002D">
      <w:pPr>
        <w:pageBreakBefore w:val="0"/>
        <w:spacing w:line="480" w:lineRule="auto"/>
        <w:ind w:left="0" w:firstLine="0"/>
        <w:rPr>
          <w:i w:val="1"/>
        </w:rPr>
      </w:pPr>
      <w:r w:rsidDel="00000000" w:rsidR="00000000" w:rsidRPr="00000000">
        <w:rPr>
          <w:i w:val="1"/>
          <w:rtl w:val="0"/>
        </w:rPr>
        <w:t xml:space="preserve">Conclusions</w:t>
      </w:r>
    </w:p>
    <w:p w:rsidR="00000000" w:rsidDel="00000000" w:rsidP="00000000" w:rsidRDefault="00000000" w:rsidRPr="00000000" w14:paraId="0000002E">
      <w:pPr>
        <w:pageBreakBefore w:val="0"/>
        <w:spacing w:line="480" w:lineRule="auto"/>
        <w:ind w:left="0" w:firstLine="720"/>
        <w:rPr>
          <w:color w:val="000000"/>
        </w:rPr>
      </w:pPr>
      <w:r w:rsidDel="00000000" w:rsidR="00000000" w:rsidRPr="00000000">
        <w:rPr>
          <w:rtl w:val="0"/>
        </w:rPr>
        <w:t xml:space="preserve">F</w:t>
      </w:r>
      <w:r w:rsidDel="00000000" w:rsidR="00000000" w:rsidRPr="00000000">
        <w:rPr>
          <w:color w:val="000000"/>
          <w:rtl w:val="0"/>
        </w:rPr>
        <w:t xml:space="preserve">ungi either grow as a unicellular yeasts</w:t>
      </w:r>
      <w:r w:rsidDel="00000000" w:rsidR="00000000" w:rsidRPr="00000000">
        <w:rPr>
          <w:rtl w:val="0"/>
        </w:rPr>
        <w:t xml:space="preserve">, </w:t>
      </w:r>
      <w:r w:rsidDel="00000000" w:rsidR="00000000" w:rsidRPr="00000000">
        <w:rPr>
          <w:color w:val="000000"/>
          <w:rtl w:val="0"/>
        </w:rPr>
        <w:t xml:space="preserve">have a filamentous body of hyphae collectively called mycelium, or may switch between these forms. Filamentous growth offers certain advantages over yeast forms for the performance of particular tasks. The absorptive eating strategy employed by fungi benefits from a highly branched, fast expanding body with favorable surface ratio for the exploitation of an abundant food resource.  As digestive enzymes released from the growing tip of the fungus, the hyphal body can absorb the products of the substrates decomposition via endocytosis. </w:t>
      </w:r>
    </w:p>
    <w:p w:rsidR="00000000" w:rsidDel="00000000" w:rsidP="00000000" w:rsidRDefault="00000000" w:rsidRPr="00000000" w14:paraId="0000002F">
      <w:pPr>
        <w:pageBreakBefore w:val="0"/>
        <w:spacing w:line="480" w:lineRule="auto"/>
        <w:ind w:left="0" w:firstLine="720"/>
        <w:rPr/>
      </w:pPr>
      <w:r w:rsidDel="00000000" w:rsidR="00000000" w:rsidRPr="00000000">
        <w:rPr>
          <w:color w:val="000000"/>
          <w:rtl w:val="0"/>
        </w:rPr>
        <w:t xml:space="preserve">Filamentous fungi may also differentiate into specialized structures and have complex patterns of nutrient transport and metabolic coordination. This can </w:t>
      </w:r>
      <w:r w:rsidDel="00000000" w:rsidR="00000000" w:rsidRPr="00000000">
        <w:rPr>
          <w:rtl w:val="0"/>
        </w:rPr>
        <w:t xml:space="preserve">be particularly useful when claiming territory and food resources over long periods of time. Some filamentous fungi can grow perennial structures that persist and function for years and even decades. </w:t>
      </w:r>
      <w:r w:rsidDel="00000000" w:rsidR="00000000" w:rsidRPr="00000000">
        <w:rPr>
          <w:color w:val="000000"/>
          <w:rtl w:val="0"/>
        </w:rPr>
        <w:t xml:space="preserve"> However, being small and simple in design has its benefits as well. Yeasts are capable of reproducing at an extraordinary rate. Because they are just a single cell, everything the organism needs to survive and reproduce is kept in every cell. </w:t>
      </w:r>
      <w:r w:rsidDel="00000000" w:rsidR="00000000" w:rsidRPr="00000000">
        <w:rPr>
          <w:rtl w:val="0"/>
        </w:rPr>
      </w:r>
    </w:p>
    <w:p w:rsidR="00000000" w:rsidDel="00000000" w:rsidP="00000000" w:rsidRDefault="00000000" w:rsidRPr="00000000" w14:paraId="00000030">
      <w:pPr>
        <w:pageBreakBefore w:val="0"/>
        <w:spacing w:line="480" w:lineRule="auto"/>
        <w:ind w:firstLine="720"/>
        <w:rPr/>
      </w:pPr>
      <w:r w:rsidDel="00000000" w:rsidR="00000000" w:rsidRPr="00000000">
        <w:rPr>
          <w:color w:val="000000"/>
          <w:rtl w:val="0"/>
        </w:rPr>
        <w:t xml:space="preserve">As you can see, fungi can be quite diverse in appearance both macroscopically and microscopically. While these differences have proven useful as diagnostic features for the identification and classification of organisms, the true utility of these features is to allow fungi to specialize and exploit various ecological niches. Now let us explore further how fungi live, grow, and gather nutrients from their environment.</w:t>
      </w:r>
      <w:r w:rsidDel="00000000" w:rsidR="00000000" w:rsidRPr="00000000">
        <w:rPr>
          <w:rtl w:val="0"/>
        </w:rPr>
      </w:r>
    </w:p>
    <w:p w:rsidR="00000000" w:rsidDel="00000000" w:rsidP="00000000" w:rsidRDefault="00000000" w:rsidRPr="00000000" w14:paraId="00000031">
      <w:pPr>
        <w:pageBreakBefore w:val="0"/>
        <w:spacing w:line="480" w:lineRule="auto"/>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32">
      <w:pPr>
        <w:pageBreakBefore w:val="0"/>
        <w:spacing w:after="240" w:line="480" w:lineRule="auto"/>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33">
      <w:pPr>
        <w:pageBreakBefore w:val="0"/>
        <w:spacing w:after="240" w:line="480" w:lineRule="auto"/>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0-03-18T21:17:00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another diagram of a vacuole merging with cell wall and releasing enzymes</w:t>
      </w:r>
    </w:p>
  </w:comment>
  <w:comment w:author="kyle kaszynski" w:id="0" w:date="2023-07-19T21:14:57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figure will be redrawn with an illustrator</w:t>
      </w:r>
    </w:p>
  </w:comment>
  <w:comment w:author="kyle kaszynski" w:id="3" w:date="2023-07-19T21:23:43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Replace figure with author images</w:t>
      </w:r>
    </w:p>
  </w:comment>
  <w:comment w:author="kyle kaszynski" w:id="2" w:date="2023-07-19T21:21:11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Redraw fig with illustrator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36" w15:done="0"/>
  <w15:commentEx w15:paraId="00000037" w15:done="0"/>
  <w15:commentEx w15:paraId="00000038" w15:done="0"/>
  <w15:commentEx w15:paraId="0000003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C004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biology-pictures.blogspot.com/" TargetMode="External"/><Relationship Id="rId13" Type="http://schemas.openxmlformats.org/officeDocument/2006/relationships/image" Target="media/image3.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jpg"/><Relationship Id="rId15" Type="http://schemas.openxmlformats.org/officeDocument/2006/relationships/image" Target="media/image6.jpg"/><Relationship Id="rId14" Type="http://schemas.openxmlformats.org/officeDocument/2006/relationships/image" Target="media/image1.jpg"/><Relationship Id="rId17" Type="http://schemas.openxmlformats.org/officeDocument/2006/relationships/hyperlink" Target="http://microbiologyonline.org/" TargetMode="External"/><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yperlink" Target="http://microbiologyonline.org/"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IwTr4RazOYQkapXGESmnkwowjQ==">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2020-02-17T22:52:00Z</dcterms:created>
  <dc:creator>kyle kaszynski</dc:creator>
</cp:coreProperties>
</file>